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EE43F" w14:textId="7815ADAC" w:rsidR="006F77D1" w:rsidRDefault="006F77D1" w:rsidP="00580228">
      <w:pPr>
        <w:pStyle w:val="ListParagraph"/>
        <w:numPr>
          <w:ilvl w:val="0"/>
          <w:numId w:val="4"/>
        </w:numPr>
        <w:rPr>
          <w:ins w:id="1" w:author="Jeff Brand" w:date="2018-02-20T12:51:00Z"/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bookmarkStart w:id="2" w:name="_Toc504121353"/>
      <w:r w:rsidRPr="0058022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Pre</w:t>
      </w:r>
      <w:r w:rsidR="0058022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-</w:t>
      </w:r>
      <w:r w:rsidR="00580228" w:rsidRPr="0058022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requisites</w:t>
      </w:r>
    </w:p>
    <w:p w14:paraId="72B49CFD" w14:textId="4BB1A6A8" w:rsidR="001D405D" w:rsidRPr="001D405D" w:rsidRDefault="001D405D" w:rsidP="001D405D">
      <w:pPr>
        <w:pStyle w:val="lf-text-block"/>
        <w:spacing w:before="240" w:beforeAutospacing="0" w:after="0" w:afterAutospacing="0"/>
        <w:ind w:left="720"/>
        <w:rPr>
          <w:rFonts w:ascii="Segoe UI" w:hAnsi="Segoe UI" w:cs="Segoe UI"/>
          <w:color w:val="000000"/>
          <w:rPrChange w:id="3" w:author="Jeff Brand" w:date="2018-02-20T12:52:00Z">
            <w:rPr>
              <w:lang w:eastAsia="en-CA"/>
            </w:rPr>
          </w:rPrChange>
        </w:rPr>
        <w:pPrChange w:id="4" w:author="Jeff Brand" w:date="2018-02-20T12:52:00Z">
          <w:pPr>
            <w:pStyle w:val="ListParagraph"/>
            <w:numPr>
              <w:numId w:val="4"/>
            </w:numPr>
            <w:ind w:hanging="360"/>
          </w:pPr>
        </w:pPrChange>
      </w:pPr>
      <w:ins w:id="5" w:author="Jeff Brand" w:date="2018-02-20T12:51:00Z">
        <w:r w:rsidRPr="001D405D">
          <w:rPr>
            <w:rFonts w:ascii="Segoe UI" w:hAnsi="Segoe UI" w:cs="Segoe UI"/>
            <w:color w:val="000000"/>
            <w:rPrChange w:id="6" w:author="Jeff Brand" w:date="2018-02-20T12:52:00Z">
              <w:rPr>
                <w:lang w:eastAsia="en-CA"/>
              </w:rPr>
            </w:rPrChange>
          </w:rPr>
          <w:t>This lab assumes you have the Google Chrome browser installed</w:t>
        </w:r>
      </w:ins>
      <w:ins w:id="7" w:author="Jeff Brand" w:date="2018-02-20T12:52:00Z">
        <w:r w:rsidRPr="001D405D">
          <w:rPr>
            <w:rFonts w:ascii="Segoe UI" w:hAnsi="Segoe UI" w:cs="Segoe UI"/>
            <w:color w:val="000000"/>
            <w:rPrChange w:id="8" w:author="Jeff Brand" w:date="2018-02-20T12:52:00Z">
              <w:rPr>
                <w:lang w:eastAsia="en-CA"/>
              </w:rPr>
            </w:rPrChange>
          </w:rPr>
          <w:t xml:space="preserve"> and available for debugging.  </w:t>
        </w:r>
        <w:r>
          <w:rPr>
            <w:rFonts w:ascii="Segoe UI" w:hAnsi="Segoe UI" w:cs="Segoe UI"/>
            <w:color w:val="000000"/>
          </w:rPr>
          <w:t xml:space="preserve">If you do not have Chrome installed, go to </w:t>
        </w:r>
        <w:r>
          <w:rPr>
            <w:rFonts w:ascii="Segoe UI" w:hAnsi="Segoe UI" w:cs="Segoe UI"/>
            <w:color w:val="000000"/>
          </w:rPr>
          <w:fldChar w:fldCharType="begin"/>
        </w:r>
        <w:r>
          <w:rPr>
            <w:rFonts w:ascii="Segoe UI" w:hAnsi="Segoe UI" w:cs="Segoe UI"/>
            <w:color w:val="000000"/>
          </w:rPr>
          <w:instrText xml:space="preserve"> HYPERLINK "</w:instrText>
        </w:r>
        <w:r w:rsidRPr="001D405D">
          <w:rPr>
            <w:rFonts w:ascii="Segoe UI" w:hAnsi="Segoe UI" w:cs="Segoe UI"/>
            <w:color w:val="000000"/>
          </w:rPr>
          <w:instrText>https://www.google.com/chrome/browser/</w:instrText>
        </w:r>
        <w:r>
          <w:rPr>
            <w:rFonts w:ascii="Segoe UI" w:hAnsi="Segoe UI" w:cs="Segoe UI"/>
            <w:color w:val="000000"/>
          </w:rPr>
          <w:instrText xml:space="preserve">" </w:instrText>
        </w:r>
        <w:r>
          <w:rPr>
            <w:rFonts w:ascii="Segoe UI" w:hAnsi="Segoe UI" w:cs="Segoe UI"/>
            <w:color w:val="000000"/>
          </w:rPr>
          <w:fldChar w:fldCharType="separate"/>
        </w:r>
        <w:r w:rsidRPr="0049291C">
          <w:rPr>
            <w:rStyle w:val="Hyperlink"/>
            <w:rFonts w:ascii="Segoe UI" w:hAnsi="Segoe UI" w:cs="Segoe UI"/>
          </w:rPr>
          <w:t>https://www.google.com/chrome/bro</w:t>
        </w:r>
        <w:r w:rsidRPr="0049291C">
          <w:rPr>
            <w:rStyle w:val="Hyperlink"/>
            <w:rFonts w:ascii="Segoe UI" w:hAnsi="Segoe UI" w:cs="Segoe UI"/>
          </w:rPr>
          <w:t>w</w:t>
        </w:r>
        <w:r w:rsidRPr="0049291C">
          <w:rPr>
            <w:rStyle w:val="Hyperlink"/>
            <w:rFonts w:ascii="Segoe UI" w:hAnsi="Segoe UI" w:cs="Segoe UI"/>
          </w:rPr>
          <w:t>ser/</w:t>
        </w:r>
        <w:r>
          <w:rPr>
            <w:rFonts w:ascii="Segoe UI" w:hAnsi="Segoe UI" w:cs="Segoe UI"/>
            <w:color w:val="000000"/>
          </w:rPr>
          <w:fldChar w:fldCharType="end"/>
        </w:r>
        <w:r>
          <w:rPr>
            <w:rFonts w:ascii="Segoe UI" w:hAnsi="Segoe UI" w:cs="Segoe UI"/>
            <w:color w:val="000000"/>
          </w:rPr>
          <w:t xml:space="preserve"> </w:t>
        </w:r>
      </w:ins>
    </w:p>
    <w:p w14:paraId="595F96C3" w14:textId="77777777" w:rsidR="00580228" w:rsidRDefault="00580228" w:rsidP="00B127C8">
      <w:pPr>
        <w:pStyle w:val="lf-text-block"/>
        <w:spacing w:before="240" w:beforeAutospacing="0" w:after="0" w:afterAutospacing="0"/>
        <w:ind w:left="72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Download and run the latest </w:t>
      </w:r>
      <w:hyperlink r:id="rId8" w:history="1">
        <w:r>
          <w:rPr>
            <w:rStyle w:val="Hyperlink"/>
            <w:color w:val="0050C5"/>
          </w:rPr>
          <w:t>Git for Windows installer</w:t>
        </w:r>
      </w:hyperlink>
      <w:r>
        <w:rPr>
          <w:rFonts w:ascii="Segoe UI" w:hAnsi="Segoe UI" w:cs="Segoe UI"/>
          <w:color w:val="000000"/>
        </w:rPr>
        <w:t>, which includes the Git Credential Manager for Windows. Make sure to leave the Git Credential Manager installation option enabled when prompted.</w:t>
      </w:r>
      <w:r>
        <w:rPr>
          <w:rStyle w:val="lf-has-num"/>
          <w:rFonts w:ascii="Segoe UI" w:hAnsi="Segoe UI" w:cs="Segoe UI"/>
          <w:color w:val="000000"/>
        </w:rPr>
        <w:t xml:space="preserve">2 </w:t>
      </w:r>
    </w:p>
    <w:p w14:paraId="43279F71" w14:textId="52350A88" w:rsidR="00580228" w:rsidRDefault="00580228" w:rsidP="00580228">
      <w:pPr>
        <w:pStyle w:val="lf-text-block"/>
        <w:spacing w:before="240" w:beforeAutospacing="0" w:after="0" w:afterAutospacing="0"/>
        <w:ind w:left="72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9D48784" wp14:editId="0F056E28">
            <wp:extent cx="4735830" cy="3637280"/>
            <wp:effectExtent l="19050" t="0" r="26670" b="1049020"/>
            <wp:docPr id="86" name="Picture 86" descr="Select Enable Git Credential Manager during Git for Windows 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Select Enable Git Credential Manager during Git for Windows instal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6372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AD3B104" w14:textId="48180D21" w:rsidR="00580228" w:rsidRPr="006F77D1" w:rsidRDefault="00580228" w:rsidP="00580228">
      <w:pPr>
        <w:ind w:left="360"/>
        <w:rPr>
          <w:lang w:eastAsia="en-CA"/>
        </w:rPr>
      </w:pPr>
    </w:p>
    <w:p w14:paraId="5F480B72" w14:textId="07EEE16E" w:rsidR="006F77D1" w:rsidRDefault="00657118" w:rsidP="00175CE0">
      <w:pPr>
        <w:rPr>
          <w:rFonts w:ascii="Segoe UI" w:hAnsi="Segoe UI" w:cs="Segoe UI"/>
          <w:color w:val="000000"/>
        </w:rPr>
      </w:pPr>
      <w:r w:rsidRPr="006F77D1">
        <w:rPr>
          <w:lang w:eastAsia="en-CA"/>
        </w:rPr>
        <w:t xml:space="preserve"> </w:t>
      </w:r>
      <w:r w:rsidR="00175CE0">
        <w:rPr>
          <w:lang w:eastAsia="en-CA"/>
        </w:rPr>
        <w:t xml:space="preserve">Note: </w:t>
      </w:r>
      <w:r w:rsidR="00175CE0">
        <w:rPr>
          <w:rFonts w:ascii="Segoe UI" w:hAnsi="Segoe UI" w:cs="Segoe UI"/>
          <w:color w:val="000000"/>
        </w:rPr>
        <w:t>When you connect to a VSTS Git repository from your Git client for the first time, the credential manager prompts for your Microsoft Account or Azure Active Directory credentials. If your account has multi-factor authentication enabled, you are prompted to go through that experience as well.</w:t>
      </w:r>
    </w:p>
    <w:p w14:paraId="724AEEE8" w14:textId="2784905A" w:rsidR="00B127C8" w:rsidRDefault="00B127C8" w:rsidP="00175CE0">
      <w:pPr>
        <w:rPr>
          <w:lang w:eastAsia="en-CA"/>
        </w:rPr>
      </w:pPr>
    </w:p>
    <w:p w14:paraId="23A29334" w14:textId="1FD83398" w:rsidR="00B127C8" w:rsidRDefault="00B127C8" w:rsidP="00175CE0">
      <w:pPr>
        <w:rPr>
          <w:lang w:eastAsia="en-CA"/>
        </w:rPr>
      </w:pPr>
      <w:r>
        <w:rPr>
          <w:lang w:eastAsia="en-CA"/>
        </w:rPr>
        <w:t>Download Visual Studio Code</w:t>
      </w:r>
      <w:r w:rsidR="00014736">
        <w:rPr>
          <w:lang w:eastAsia="en-CA"/>
        </w:rPr>
        <w:t xml:space="preserve"> from </w:t>
      </w:r>
      <w:hyperlink r:id="rId10" w:history="1">
        <w:r w:rsidR="00014736" w:rsidRPr="00AA06AC">
          <w:rPr>
            <w:rStyle w:val="Hyperlink"/>
            <w:lang w:eastAsia="en-CA"/>
          </w:rPr>
          <w:t>http://visualstudio.com</w:t>
        </w:r>
      </w:hyperlink>
    </w:p>
    <w:p w14:paraId="44401926" w14:textId="7837B4BD" w:rsidR="00D43BFA" w:rsidRDefault="00D43BFA" w:rsidP="00175CE0">
      <w:pPr>
        <w:rPr>
          <w:lang w:eastAsia="en-CA"/>
        </w:rPr>
      </w:pPr>
      <w:r>
        <w:rPr>
          <w:noProof/>
        </w:rPr>
        <w:lastRenderedPageBreak/>
        <w:drawing>
          <wp:inline distT="0" distB="0" distL="0" distR="0" wp14:anchorId="53E4ED56" wp14:editId="52E8CAA7">
            <wp:extent cx="5192973" cy="1593282"/>
            <wp:effectExtent l="19050" t="0" r="27305" b="4832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423" cy="159464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34F7AE4" w14:textId="5B2A553E" w:rsidR="00A168DE" w:rsidRDefault="00A168DE" w:rsidP="00175CE0">
      <w:pPr>
        <w:rPr>
          <w:lang w:eastAsia="en-CA"/>
        </w:rPr>
      </w:pPr>
    </w:p>
    <w:p w14:paraId="02151241" w14:textId="500CDF09" w:rsidR="00A168DE" w:rsidRDefault="00A168DE" w:rsidP="00175CE0">
      <w:pPr>
        <w:rPr>
          <w:lang w:eastAsia="en-CA"/>
        </w:rPr>
      </w:pPr>
      <w:r>
        <w:rPr>
          <w:lang w:eastAsia="en-CA"/>
        </w:rPr>
        <w:t>Install Docker</w:t>
      </w:r>
      <w:r w:rsidR="00EB5849">
        <w:rPr>
          <w:lang w:eastAsia="en-CA"/>
        </w:rPr>
        <w:t xml:space="preserve"> from </w:t>
      </w:r>
      <w:hyperlink r:id="rId12" w:history="1">
        <w:r w:rsidR="00EB5849" w:rsidRPr="00EC16BF">
          <w:rPr>
            <w:rStyle w:val="Hyperlink"/>
            <w:lang w:eastAsia="en-CA"/>
          </w:rPr>
          <w:t>https://docs.docker.com/install/</w:t>
        </w:r>
      </w:hyperlink>
      <w:r w:rsidR="00EB5849">
        <w:rPr>
          <w:lang w:eastAsia="en-CA"/>
        </w:rPr>
        <w:t xml:space="preserve"> </w:t>
      </w:r>
    </w:p>
    <w:p w14:paraId="1B8E2850" w14:textId="0CF1671C" w:rsidR="003E4AA8" w:rsidRDefault="003E4AA8" w:rsidP="00175CE0">
      <w:pPr>
        <w:rPr>
          <w:lang w:eastAsia="en-CA"/>
        </w:rPr>
      </w:pPr>
      <w:r>
        <w:rPr>
          <w:noProof/>
        </w:rPr>
        <w:drawing>
          <wp:inline distT="0" distB="0" distL="0" distR="0" wp14:anchorId="240D5BE4" wp14:editId="4399FF57">
            <wp:extent cx="5371378" cy="1659158"/>
            <wp:effectExtent l="19050" t="0" r="20320" b="4940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981" cy="167417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1DA8748" w14:textId="77777777" w:rsidR="00B127C8" w:rsidRPr="006F77D1" w:rsidRDefault="00B127C8" w:rsidP="00175CE0">
      <w:pPr>
        <w:rPr>
          <w:lang w:eastAsia="en-CA"/>
        </w:rPr>
      </w:pPr>
    </w:p>
    <w:p w14:paraId="6FD62A91" w14:textId="77777777" w:rsidR="00766DAF" w:rsidRDefault="00766DAF">
      <w:pP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br w:type="page"/>
      </w:r>
    </w:p>
    <w:p w14:paraId="4BA22C6D" w14:textId="15BDE64C" w:rsidR="00657118" w:rsidRPr="007B1502" w:rsidRDefault="00657118" w:rsidP="007B1502">
      <w:pPr>
        <w:pStyle w:val="ListParagraph"/>
        <w:numPr>
          <w:ilvl w:val="0"/>
          <w:numId w:val="4"/>
        </w:numPr>
        <w:shd w:val="clear" w:color="auto" w:fill="FFFFFF"/>
        <w:spacing w:before="300" w:after="165" w:line="240" w:lineRule="auto"/>
        <w:outlineLvl w:val="2"/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r w:rsidRPr="007B1502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lastRenderedPageBreak/>
        <w:t>Create a Project in VSTS</w:t>
      </w:r>
      <w:bookmarkEnd w:id="2"/>
    </w:p>
    <w:p w14:paraId="413AF8D4" w14:textId="77777777" w:rsidR="007B1502" w:rsidRDefault="007B1502" w:rsidP="007B1502">
      <w:pPr>
        <w:pStyle w:val="ListParagraph"/>
        <w:numPr>
          <w:ilvl w:val="0"/>
          <w:numId w:val="7"/>
        </w:numPr>
        <w:rPr>
          <w:lang w:eastAsia="en-CA"/>
        </w:rPr>
      </w:pPr>
      <w:r>
        <w:rPr>
          <w:lang w:eastAsia="en-CA"/>
        </w:rPr>
        <w:t xml:space="preserve">Create a new instance of Visual Studio Team Services by navigating to </w:t>
      </w:r>
      <w:hyperlink r:id="rId14" w:history="1">
        <w:r w:rsidRPr="00AA06AC">
          <w:rPr>
            <w:rStyle w:val="Hyperlink"/>
            <w:lang w:eastAsia="en-CA"/>
          </w:rPr>
          <w:t>http://visualstudio.com</w:t>
        </w:r>
      </w:hyperlink>
    </w:p>
    <w:p w14:paraId="50F9019F" w14:textId="77777777" w:rsidR="007B1502" w:rsidRPr="007B1502" w:rsidRDefault="007B1502" w:rsidP="007B1502">
      <w:pPr>
        <w:ind w:left="360"/>
        <w:rPr>
          <w:lang w:eastAsia="en-CA"/>
        </w:rPr>
      </w:pPr>
    </w:p>
    <w:p w14:paraId="142987AD" w14:textId="77777777" w:rsidR="007B1502" w:rsidRPr="007B1502" w:rsidRDefault="007B1502" w:rsidP="007B1502">
      <w:pPr>
        <w:ind w:left="360"/>
        <w:rPr>
          <w:lang w:eastAsia="en-CA"/>
        </w:rPr>
      </w:pPr>
    </w:p>
    <w:p w14:paraId="02502943" w14:textId="77777777" w:rsidR="007B1502" w:rsidRPr="007B1502" w:rsidRDefault="007B1502" w:rsidP="007B1502">
      <w:pPr>
        <w:ind w:left="360"/>
        <w:rPr>
          <w:lang w:eastAsia="en-CA"/>
        </w:rPr>
      </w:pPr>
      <w:r>
        <w:rPr>
          <w:noProof/>
        </w:rPr>
        <w:drawing>
          <wp:inline distT="0" distB="0" distL="0" distR="0" wp14:anchorId="607E3546" wp14:editId="64CEB0C5">
            <wp:extent cx="5337846" cy="1637731"/>
            <wp:effectExtent l="19050" t="0" r="15240" b="4959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2178" cy="16421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78F370D" w14:textId="14866151" w:rsidR="00657118" w:rsidRPr="007B1502" w:rsidRDefault="00657118" w:rsidP="007B1502">
      <w:pPr>
        <w:pStyle w:val="ListParagraph"/>
        <w:numPr>
          <w:ilvl w:val="0"/>
          <w:numId w:val="7"/>
        </w:numPr>
        <w:rPr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Click on “</w:t>
      </w:r>
      <w:r w:rsidRPr="007B1502">
        <w:rPr>
          <w:rFonts w:ascii="Segoe UI" w:eastAsia="Times New Roman" w:hAnsi="Segoe UI" w:cs="Segoe UI"/>
          <w:b/>
          <w:bCs/>
          <w:color w:val="111111"/>
          <w:sz w:val="21"/>
          <w:szCs w:val="21"/>
          <w:lang w:eastAsia="en-CA"/>
        </w:rPr>
        <w:t>New Project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” in VSTS.</w:t>
      </w:r>
    </w:p>
    <w:p w14:paraId="3C3FC550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drawing>
          <wp:inline distT="0" distB="0" distL="0" distR="0" wp14:anchorId="0FD88C8F" wp14:editId="0195018D">
            <wp:extent cx="6400800" cy="681111"/>
            <wp:effectExtent l="0" t="0" r="0" b="5080"/>
            <wp:docPr id="82" name="Picture 82" descr="https://www.codeproject.com/KB/applications/1226561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codeproject.com/KB/applications/1226561/image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794" cy="68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74DC" w14:textId="77777777" w:rsidR="00657118" w:rsidRPr="007B1502" w:rsidRDefault="00657118" w:rsidP="007B1502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Enter Project Name, Description, Version control, and Work item process and click </w:t>
      </w:r>
      <w:r w:rsidRPr="007B1502">
        <w:rPr>
          <w:rFonts w:ascii="Segoe UI" w:eastAsia="Times New Roman" w:hAnsi="Segoe UI" w:cs="Segoe UI"/>
          <w:b/>
          <w:bCs/>
          <w:color w:val="111111"/>
          <w:sz w:val="21"/>
          <w:szCs w:val="21"/>
          <w:lang w:eastAsia="en-CA"/>
        </w:rPr>
        <w:t>Create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</w:t>
      </w:r>
    </w:p>
    <w:p w14:paraId="026D2438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lastRenderedPageBreak/>
        <w:drawing>
          <wp:inline distT="0" distB="0" distL="0" distR="0" wp14:anchorId="4C692928" wp14:editId="795CC071">
            <wp:extent cx="6578203" cy="4857750"/>
            <wp:effectExtent l="0" t="0" r="0" b="0"/>
            <wp:docPr id="81" name="Picture 81" descr="https://www.codeproject.com/KB/applications/1226561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codeproject.com/KB/applications/1226561/image0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516" cy="48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6FE7" w14:textId="77777777" w:rsidR="00FD53BA" w:rsidRDefault="00FD53BA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0A80DA8C" w14:textId="77777777" w:rsidR="00C9270B" w:rsidRDefault="00657118" w:rsidP="007B1502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Select</w:t>
      </w:r>
      <w:r w:rsidR="00606B2E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“or initialize with a readme or gitignore”. </w:t>
      </w:r>
    </w:p>
    <w:p w14:paraId="05038D3E" w14:textId="77777777" w:rsidR="000C0544" w:rsidRDefault="00606B2E" w:rsidP="007B1502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Add a </w:t>
      </w:r>
      <w:r w:rsidR="00C9270B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.gitignore file by selecting “Node”</w:t>
      </w:r>
      <w:r w:rsidR="001D44FC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, </w:t>
      </w:r>
    </w:p>
    <w:p w14:paraId="30133B68" w14:textId="2B6A5BAB" w:rsidR="00657118" w:rsidRPr="007B1502" w:rsidRDefault="000C0544" w:rsidP="007B1502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</w:t>
      </w:r>
      <w:r w:rsidR="001D44FC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lick Initialize.</w:t>
      </w:r>
    </w:p>
    <w:p w14:paraId="56FDB33E" w14:textId="4C1854C1" w:rsidR="009A707A" w:rsidRPr="00657118" w:rsidRDefault="00FD53B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5C785DA8" wp14:editId="2956521F">
            <wp:extent cx="4469642" cy="4116776"/>
            <wp:effectExtent l="0" t="0" r="762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1974" cy="411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CE10" w14:textId="4477DB17" w:rsidR="00657118" w:rsidRDefault="00657118" w:rsidP="00657118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CA"/>
        </w:rPr>
      </w:pPr>
      <w:r w:rsidRPr="00657118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CA"/>
        </w:rPr>
        <w:t>Readme file is used to give a brief introduction of the project and gitignore file is used to ignore tracking of files such as temp files and build results.</w:t>
      </w:r>
    </w:p>
    <w:p w14:paraId="21201F05" w14:textId="7685B0B4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852C92C" w14:textId="64F89660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08BAD44D" w14:textId="77777777" w:rsidR="00D87A9E" w:rsidRDefault="00D87A9E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4AFC8C54" w14:textId="58328141" w:rsidR="00657118" w:rsidRPr="007B1502" w:rsidRDefault="007B1502" w:rsidP="007B1502">
      <w:pPr>
        <w:pStyle w:val="ListParagraph"/>
        <w:numPr>
          <w:ilvl w:val="0"/>
          <w:numId w:val="4"/>
        </w:numPr>
        <w:ind w:left="360"/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lastRenderedPageBreak/>
        <w:t xml:space="preserve"> </w:t>
      </w:r>
      <w:r w:rsidR="00657118" w:rsidRPr="007B1502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 xml:space="preserve">Open Visual Studio </w:t>
      </w:r>
      <w:r w:rsidR="00153DB9" w:rsidRPr="007B1502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Code</w:t>
      </w:r>
    </w:p>
    <w:p w14:paraId="55A04935" w14:textId="6223FAB0" w:rsidR="00657118" w:rsidRPr="007B1502" w:rsidRDefault="00030734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t>Install Extensions by Selecting View</w:t>
      </w:r>
      <w:r w:rsidRPr="00030734">
        <w:rPr>
          <w:noProof/>
          <w:lang w:eastAsia="en-CA"/>
        </w:rPr>
        <w:sym w:font="Wingdings" w:char="F0E0"/>
      </w:r>
      <w:r w:rsidRPr="007B1502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t xml:space="preserve"> Extensions and typing “javascript”</w:t>
      </w:r>
    </w:p>
    <w:p w14:paraId="19551ED0" w14:textId="1CD975A9" w:rsidR="00030734" w:rsidRDefault="000307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099DDE7" wp14:editId="69E2C0AE">
            <wp:extent cx="4923809" cy="2171429"/>
            <wp:effectExtent l="0" t="0" r="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CDA1" w14:textId="53F3551A" w:rsidR="0047732F" w:rsidRDefault="00E65AA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Recommended</w:t>
      </w:r>
      <w:r w:rsidR="00CF66A1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extensions to install:</w:t>
      </w:r>
    </w:p>
    <w:p w14:paraId="29142923" w14:textId="5FDC4BD2" w:rsidR="00E212ED" w:rsidRPr="00C43DB9" w:rsidRDefault="00E212ED" w:rsidP="002C7E72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commentRangeStart w:id="9"/>
      <w:r w:rsidRPr="00C43DB9">
        <w:rPr>
          <w:rFonts w:ascii="Segoe UI" w:hAnsi="Segoe UI" w:cs="Segoe UI"/>
          <w:color w:val="444444"/>
          <w:sz w:val="14"/>
          <w:szCs w:val="33"/>
        </w:rPr>
        <w:t>Angular, TypeScript and HTML Snippets for VS Code</w:t>
      </w:r>
      <w:commentRangeEnd w:id="9"/>
      <w:r w:rsidR="0089639A">
        <w:rPr>
          <w:rStyle w:val="CommentReference"/>
        </w:rPr>
        <w:commentReference w:id="9"/>
      </w:r>
    </w:p>
    <w:p w14:paraId="21559973" w14:textId="0217F612" w:rsidR="00E212ED" w:rsidRPr="00C43DB9" w:rsidRDefault="00077399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commentRangeStart w:id="10"/>
      <w:r w:rsidRPr="00C43DB9">
        <w:rPr>
          <w:rFonts w:ascii="Segoe UI" w:hAnsi="Segoe UI" w:cs="Segoe UI"/>
          <w:color w:val="444444"/>
          <w:sz w:val="14"/>
          <w:szCs w:val="33"/>
        </w:rPr>
        <w:t>VSCode Angular TypeScript &amp; Html Snippets</w:t>
      </w:r>
      <w:commentRangeEnd w:id="10"/>
      <w:r w:rsidR="0089639A">
        <w:rPr>
          <w:rStyle w:val="CommentReference"/>
        </w:rPr>
        <w:commentReference w:id="10"/>
      </w:r>
    </w:p>
    <w:p w14:paraId="7FDB1319" w14:textId="3FA14656" w:rsidR="00CF66A1" w:rsidRPr="00C43DB9" w:rsidRDefault="00CF66A1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ESLint</w:t>
      </w:r>
    </w:p>
    <w:p w14:paraId="20ACB14F" w14:textId="36C831FF" w:rsidR="00CF66A1" w:rsidRPr="00C43DB9" w:rsidRDefault="000D21D2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JavaScript (ES6) code snippets</w:t>
      </w:r>
    </w:p>
    <w:p w14:paraId="3932C653" w14:textId="35C83F07" w:rsidR="000D21D2" w:rsidRPr="00C43DB9" w:rsidRDefault="000D21D2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npm IntelliSense</w:t>
      </w:r>
    </w:p>
    <w:p w14:paraId="5E26C915" w14:textId="2755EF59" w:rsidR="000D21D2" w:rsidRPr="00C43DB9" w:rsidRDefault="000D21D2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Debugger for Chrome</w:t>
      </w:r>
    </w:p>
    <w:p w14:paraId="26CBF6BC" w14:textId="59C1C3CD" w:rsidR="00384958" w:rsidRPr="00C43DB9" w:rsidRDefault="00384958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Visual Studio Team Services</w:t>
      </w:r>
    </w:p>
    <w:p w14:paraId="798187E1" w14:textId="0C4F1FD2" w:rsidR="001501EB" w:rsidRPr="00C43DB9" w:rsidRDefault="001501EB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Docker</w:t>
      </w:r>
    </w:p>
    <w:p w14:paraId="52846BEB" w14:textId="717FF9F1" w:rsidR="005E6A30" w:rsidRPr="00C43DB9" w:rsidRDefault="005E6A30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Docker Explorer</w:t>
      </w:r>
    </w:p>
    <w:p w14:paraId="55A48DBB" w14:textId="7002C0B0" w:rsidR="009F5C80" w:rsidRPr="00C43DB9" w:rsidRDefault="009F5C80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Nginx.Conf</w:t>
      </w:r>
    </w:p>
    <w:p w14:paraId="2E516E41" w14:textId="6DDD667D" w:rsidR="00D700EC" w:rsidRPr="00C43DB9" w:rsidRDefault="00D700EC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Nginx.Conf Hint</w:t>
      </w:r>
    </w:p>
    <w:p w14:paraId="61B1CC3C" w14:textId="10D83D5B" w:rsidR="00C43DB9" w:rsidRDefault="00C43DB9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Apache conf</w:t>
      </w:r>
    </w:p>
    <w:p w14:paraId="51E69DAA" w14:textId="77777777" w:rsidR="00881C1E" w:rsidRPr="00881C1E" w:rsidRDefault="00881C1E" w:rsidP="00881C1E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commentRangeStart w:id="11"/>
      <w:r w:rsidRPr="00881C1E">
        <w:rPr>
          <w:rFonts w:ascii="Segoe UI" w:hAnsi="Segoe UI" w:cs="Segoe UI"/>
          <w:color w:val="444444"/>
          <w:sz w:val="14"/>
          <w:szCs w:val="33"/>
        </w:rPr>
        <w:t>Apache Conf Snippets for VS Code</w:t>
      </w:r>
      <w:commentRangeEnd w:id="11"/>
      <w:r w:rsidR="0089639A">
        <w:rPr>
          <w:rStyle w:val="CommentReference"/>
        </w:rPr>
        <w:commentReference w:id="11"/>
      </w:r>
    </w:p>
    <w:p w14:paraId="52B67857" w14:textId="77777777" w:rsidR="00C43DB9" w:rsidRPr="00C43DB9" w:rsidRDefault="00C43DB9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</w:p>
    <w:p w14:paraId="03F119AD" w14:textId="77777777" w:rsidR="00C43DB9" w:rsidRDefault="00C43DB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3"/>
          <w:szCs w:val="33"/>
        </w:rPr>
      </w:pPr>
    </w:p>
    <w:p w14:paraId="7D23417D" w14:textId="4BEC19A0" w:rsidR="00706B75" w:rsidRDefault="00706B75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t xml:space="preserve">Launch Git Bash or use Windows Command line to </w:t>
      </w:r>
      <w:r w:rsidR="001E2CB3">
        <w:rPr>
          <w:noProof/>
        </w:rPr>
        <w:t>execut</w:t>
      </w:r>
      <w:r w:rsidR="009522BB">
        <w:rPr>
          <w:noProof/>
        </w:rPr>
        <w:t>e</w:t>
      </w:r>
      <w:r w:rsidR="001E2CB3">
        <w:rPr>
          <w:noProof/>
        </w:rPr>
        <w:t xml:space="preserve"> the following commands to create our repository directory:</w:t>
      </w:r>
    </w:p>
    <w:p w14:paraId="0CA2BA3A" w14:textId="7DB76DD8" w:rsidR="00706B75" w:rsidRDefault="00706B7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F3BED31" wp14:editId="49073FC6">
            <wp:extent cx="4400000" cy="2390476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4B6" w14:textId="77777777" w:rsidR="00DC4A24" w:rsidRDefault="00DC4A2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29977188" w14:textId="77777777" w:rsidR="00374F50" w:rsidRDefault="00374F50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6C8E3FED" w14:textId="63E8AFF2" w:rsidR="00860DDB" w:rsidRDefault="00374F50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ins w:id="12" w:author="Jeff Brand" w:date="2018-02-20T11:10:00Z"/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Open</w:t>
      </w:r>
      <w:r w:rsidR="00836319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your</w:t>
      </w:r>
      <w:r w:rsidR="00733900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VSTS</w:t>
      </w:r>
      <w:r w:rsidR="00836319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project</w:t>
      </w:r>
      <w:r w:rsidR="00733900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in your browser</w:t>
      </w:r>
    </w:p>
    <w:p w14:paraId="70B2B998" w14:textId="280DC807" w:rsidR="000C0544" w:rsidRDefault="000C0544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ins w:id="13" w:author="Jeff Brand" w:date="2018-02-20T11:10:00Z">
        <w:r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t>Click on Clone in the upper right-hand corner</w:t>
        </w:r>
      </w:ins>
    </w:p>
    <w:p w14:paraId="67B75638" w14:textId="62B1A894" w:rsidR="00860DDB" w:rsidRPr="007B1502" w:rsidRDefault="00374F50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Generate</w:t>
      </w:r>
      <w:r w:rsidR="00860DDB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Git Credentials:</w:t>
      </w:r>
    </w:p>
    <w:p w14:paraId="2A6E4A99" w14:textId="641844CE" w:rsidR="00860DDB" w:rsidRDefault="00374F5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CDA3CD8" wp14:editId="6772BEA9">
            <wp:extent cx="2976003" cy="2983106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7851" cy="298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91D8" w14:textId="29382C7C" w:rsidR="00E57579" w:rsidRPr="007B1502" w:rsidRDefault="00E57579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Then </w:t>
      </w:r>
      <w:del w:id="14" w:author="Jeff Brand" w:date="2018-02-20T11:11:00Z">
        <w:r w:rsidRPr="007B1502" w:rsidDel="000C0544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delText xml:space="preserve">Enter </w:delText>
        </w:r>
      </w:del>
      <w:ins w:id="15" w:author="Jeff Brand" w:date="2018-02-20T11:11:00Z">
        <w:r w:rsidR="000C0544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t>enter a new</w:t>
        </w:r>
        <w:r w:rsidR="000C0544" w:rsidRPr="007B1502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t xml:space="preserve"> </w:t>
        </w:r>
      </w:ins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password and click Save Git Credentials:</w:t>
      </w:r>
    </w:p>
    <w:p w14:paraId="19FCEF01" w14:textId="1D394BCE" w:rsidR="00E57579" w:rsidRDefault="00E5757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3A1DEFBC" wp14:editId="030C558E">
            <wp:extent cx="2654490" cy="3194386"/>
            <wp:effectExtent l="0" t="0" r="0" b="6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920" cy="31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C37A" w14:textId="77777777" w:rsidR="00E57579" w:rsidRDefault="00E5757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C1EE33A" w14:textId="77777777" w:rsidR="00D60298" w:rsidRDefault="00D60298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5F29C80C" w14:textId="0B3ADC37" w:rsidR="00EA529D" w:rsidRPr="007B1502" w:rsidRDefault="00733900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copy the </w:t>
      </w:r>
      <w:r w:rsidR="00CE579C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git repository url as follows:</w:t>
      </w:r>
    </w:p>
    <w:p w14:paraId="432F3FD3" w14:textId="5D926EC4" w:rsidR="00CE579C" w:rsidRDefault="00CE579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2265D40A" wp14:editId="5921E56E">
            <wp:extent cx="6736715" cy="2294890"/>
            <wp:effectExtent l="0" t="0" r="698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4751" w14:textId="4A88B73C" w:rsidR="00CE579C" w:rsidRDefault="00CE579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7BAE2566" w14:textId="77777777" w:rsidR="00867A30" w:rsidRDefault="00867A30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79EA43DF" w14:textId="15807250" w:rsidR="00CE579C" w:rsidRPr="007B1502" w:rsidRDefault="00C63158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Clone the repository from the bash shell you opened earlier</w:t>
      </w:r>
      <w:r w:rsidR="00296A4D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as follows:</w:t>
      </w:r>
    </w:p>
    <w:p w14:paraId="5FAC42A5" w14:textId="54942EA8" w:rsidR="00296A4D" w:rsidRPr="007B3617" w:rsidRDefault="00296A4D" w:rsidP="007B3617">
      <w:pPr>
        <w:pStyle w:val="Code"/>
        <w:rPr>
          <w:rPrChange w:id="16" w:author="Jeff Brand" w:date="2018-02-20T11:12:00Z">
            <w:rPr>
              <w:lang w:eastAsia="en-CA"/>
            </w:rPr>
          </w:rPrChange>
        </w:rPr>
        <w:pPrChange w:id="17" w:author="Jeff Brand" w:date="2018-02-20T11:14:00Z">
          <w:pPr>
            <w:pStyle w:val="ListParagraph"/>
            <w:numPr>
              <w:numId w:val="8"/>
            </w:numPr>
            <w:shd w:val="clear" w:color="auto" w:fill="FFFFFF"/>
            <w:spacing w:before="100" w:beforeAutospacing="1" w:after="100" w:afterAutospacing="1" w:line="240" w:lineRule="auto"/>
            <w:ind w:hanging="360"/>
          </w:pPr>
        </w:pPrChange>
      </w:pPr>
      <w:r w:rsidRPr="002C7E72">
        <w:t>Git clone &lt;git Repository you copied in previous step&gt;</w:t>
      </w:r>
    </w:p>
    <w:p w14:paraId="53CED0F3" w14:textId="48558FF4" w:rsidR="00867A30" w:rsidRPr="007B1502" w:rsidRDefault="00867A30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Enter your credentials you setup in previous steps</w:t>
      </w:r>
    </w:p>
    <w:p w14:paraId="510D48DE" w14:textId="5211D437" w:rsidR="00296A4D" w:rsidRDefault="00296A4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4F9E7BB" wp14:editId="7B5D75C2">
            <wp:extent cx="5542536" cy="3988285"/>
            <wp:effectExtent l="0" t="0" r="127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4637" cy="39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B085" w14:textId="77777777" w:rsidR="003C5846" w:rsidRDefault="003C5846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11072125" w14:textId="3A31D94A" w:rsidR="00485BC5" w:rsidRDefault="00485BC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After successful login you should see</w:t>
      </w:r>
      <w:r w:rsidR="003C584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1E0C5ECB" w14:textId="62A5A07A" w:rsidR="003C5846" w:rsidRDefault="003C5846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8199E24" wp14:editId="257FFDA1">
            <wp:extent cx="6736715" cy="3110230"/>
            <wp:effectExtent l="0" t="0" r="698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5113" w14:textId="3C91C21C" w:rsidR="003C5846" w:rsidRDefault="003C5846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D544225" w14:textId="402C3C31" w:rsidR="007B1502" w:rsidRDefault="007B3617" w:rsidP="007B1502">
      <w:pPr>
        <w:pStyle w:val="ListParagraph"/>
        <w:numPr>
          <w:ilvl w:val="0"/>
          <w:numId w:val="4"/>
        </w:numPr>
        <w:ind w:left="360"/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ins w:id="18" w:author="Jeff Brand" w:date="2018-02-20T11:15:00Z">
        <w:r>
          <w:rPr>
            <w:rFonts w:ascii="Segoe UI" w:eastAsia="Times New Roman" w:hAnsi="Segoe UI" w:cs="Segoe UI"/>
            <w:color w:val="333333"/>
            <w:sz w:val="44"/>
            <w:szCs w:val="44"/>
            <w:lang w:eastAsia="en-CA"/>
          </w:rPr>
          <w:t xml:space="preserve"> </w:t>
        </w:r>
      </w:ins>
      <w:r w:rsidR="001D320F" w:rsidRPr="007B1502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 xml:space="preserve">Write code </w:t>
      </w:r>
    </w:p>
    <w:p w14:paraId="3ED0712E" w14:textId="34F670DB" w:rsidR="00446B9A" w:rsidRPr="007B1502" w:rsidRDefault="001D320F" w:rsidP="007B1502">
      <w:pPr>
        <w:rPr>
          <w:lang w:eastAsia="en-CA"/>
        </w:rPr>
      </w:pPr>
      <w:r w:rsidRPr="007B1502">
        <w:rPr>
          <w:lang w:eastAsia="en-CA"/>
        </w:rPr>
        <w:t>(not quite, we are just going to use an existing code base from GitHub and download the l</w:t>
      </w:r>
      <w:del w:id="19" w:author="Jeff Brand" w:date="2018-02-20T11:15:00Z">
        <w:r w:rsidRPr="007B1502" w:rsidDel="007B3617">
          <w:rPr>
            <w:lang w:eastAsia="en-CA"/>
          </w:rPr>
          <w:delText>k</w:delText>
        </w:r>
      </w:del>
      <w:r w:rsidRPr="007B1502">
        <w:rPr>
          <w:lang w:eastAsia="en-CA"/>
        </w:rPr>
        <w:t>atest copy of the source to update our local repo).</w:t>
      </w:r>
    </w:p>
    <w:p w14:paraId="15ED1E72" w14:textId="65CE9B5F" w:rsidR="001D320F" w:rsidRPr="007B1502" w:rsidRDefault="001D320F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Open the browser and navigate to </w:t>
      </w:r>
      <w:hyperlink r:id="rId29" w:history="1">
        <w:r w:rsidRPr="007B1502">
          <w:rPr>
            <w:rStyle w:val="Hyperlink"/>
            <w:rFonts w:ascii="Segoe UI" w:eastAsia="Times New Roman" w:hAnsi="Segoe UI" w:cs="Segoe UI"/>
            <w:sz w:val="21"/>
            <w:szCs w:val="21"/>
            <w:lang w:eastAsia="en-CA"/>
          </w:rPr>
          <w:t>https://github.com/jonsamwell/angu</w:t>
        </w:r>
        <w:r w:rsidRPr="007B1502">
          <w:rPr>
            <w:rStyle w:val="Hyperlink"/>
            <w:rFonts w:ascii="Segoe UI" w:eastAsia="Times New Roman" w:hAnsi="Segoe UI" w:cs="Segoe UI"/>
            <w:sz w:val="21"/>
            <w:szCs w:val="21"/>
            <w:lang w:eastAsia="en-CA"/>
          </w:rPr>
          <w:t>l</w:t>
        </w:r>
        <w:r w:rsidRPr="007B1502">
          <w:rPr>
            <w:rStyle w:val="Hyperlink"/>
            <w:rFonts w:ascii="Segoe UI" w:eastAsia="Times New Roman" w:hAnsi="Segoe UI" w:cs="Segoe UI"/>
            <w:sz w:val="21"/>
            <w:szCs w:val="21"/>
            <w:lang w:eastAsia="en-CA"/>
          </w:rPr>
          <w:t>ar-simple-shopping-cart</w:t>
        </w:r>
      </w:hyperlink>
    </w:p>
    <w:p w14:paraId="5B722044" w14:textId="1F3CEC3E" w:rsidR="001D320F" w:rsidRPr="007B1502" w:rsidRDefault="007D6454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Download code as follows:</w:t>
      </w:r>
    </w:p>
    <w:p w14:paraId="7F3FC649" w14:textId="69DDB95C" w:rsidR="007D6454" w:rsidRDefault="007D645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3D7793C4" wp14:editId="248DAAC9">
            <wp:extent cx="4962506" cy="2949251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8702" cy="29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E2D" w14:textId="037EAABE" w:rsidR="007D6454" w:rsidRPr="007B1502" w:rsidRDefault="003113C7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Extract the contents of the </w:t>
      </w:r>
      <w:r w:rsidR="00E00F11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“angular-simple-shopping-cart-master” folder within the 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zip file</w:t>
      </w:r>
      <w:r w:rsidR="00E00F11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c:\</w:t>
      </w:r>
      <w:r w:rsidR="00184176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shoppingcartdemo</w:t>
      </w:r>
      <w:r w:rsidR="008C4CB4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\</w:t>
      </w:r>
      <w:commentRangeStart w:id="20"/>
      <w:r w:rsidR="008C4CB4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demo</w:t>
      </w:r>
      <w:commentRangeEnd w:id="20"/>
      <w:r w:rsidR="007B3617">
        <w:rPr>
          <w:rStyle w:val="CommentReference"/>
        </w:rPr>
        <w:commentReference w:id="20"/>
      </w:r>
      <w:r w:rsidR="008C4CB4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</w:t>
      </w:r>
    </w:p>
    <w:p w14:paraId="2D68E7D5" w14:textId="0D449046" w:rsidR="008C4CB4" w:rsidRDefault="008C4CB4" w:rsidP="007B15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Note: answer “replace” when duplicate files found.</w:t>
      </w:r>
    </w:p>
    <w:p w14:paraId="1A5F742C" w14:textId="5351FCE1" w:rsidR="008C4CB4" w:rsidRDefault="008C4CB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0B5F1ABC" wp14:editId="54A98453">
            <wp:extent cx="6250780" cy="2756848"/>
            <wp:effectExtent l="0" t="0" r="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56875" cy="27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10F7" w14:textId="1A05077D" w:rsidR="002E1DDD" w:rsidRDefault="002E1DD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80F5BDC" w14:textId="559FEBB4" w:rsidR="00B427CF" w:rsidRPr="007B1502" w:rsidRDefault="00B427CF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Now we are going to </w:t>
      </w:r>
      <w:r w:rsidR="002E1DDD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untracked</w:t>
      </w:r>
      <w:r w:rsidR="0041239A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files and 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commit our changes</w:t>
      </w:r>
      <w:r w:rsidR="000B0C4F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our local repository, but before we can do that we have to tell Git who we are by issuing the two following commands:</w:t>
      </w:r>
    </w:p>
    <w:p w14:paraId="3082D3C6" w14:textId="45D7DF79" w:rsidR="00D2643E" w:rsidRPr="00D2643E" w:rsidRDefault="00D2643E" w:rsidP="00D2643E">
      <w:pPr>
        <w:spacing w:after="0" w:line="254" w:lineRule="atLeast"/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</w:pPr>
      <w:r w:rsidRPr="00D2643E"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git config --global user.email "you@</w:t>
      </w:r>
      <w:r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outlook</w:t>
      </w:r>
      <w:r w:rsidRPr="00D2643E"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.com"</w:t>
      </w:r>
    </w:p>
    <w:p w14:paraId="3D195664" w14:textId="260323A1" w:rsidR="00D2643E" w:rsidRDefault="00D2643E" w:rsidP="00D2643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D2643E"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lastRenderedPageBreak/>
        <w:t>git config --global user.name "Your Name"</w:t>
      </w:r>
    </w:p>
    <w:p w14:paraId="7C026BDA" w14:textId="73223047" w:rsidR="000B0C4F" w:rsidRDefault="000B0C4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16FFE28B" wp14:editId="575BFA1A">
            <wp:extent cx="5281684" cy="243846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0364" cy="244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64C1" w14:textId="77777777" w:rsidR="0041239A" w:rsidRDefault="0041239A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01A31679" w14:textId="3B0938FF" w:rsidR="0041239A" w:rsidRDefault="0041239A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ins w:id="21" w:author="Jeff Brand" w:date="2018-02-20T11:20:00Z"/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Add untracked files as follows:</w:t>
      </w:r>
    </w:p>
    <w:p w14:paraId="43EA2D47" w14:textId="3707B85B" w:rsidR="007B3617" w:rsidRDefault="007B3617" w:rsidP="007B3617">
      <w:pPr>
        <w:pStyle w:val="Code"/>
        <w:rPr>
          <w:ins w:id="22" w:author="Jeff Brand" w:date="2018-02-20T11:20:00Z"/>
        </w:rPr>
        <w:pPrChange w:id="23" w:author="Jeff Brand" w:date="2018-02-20T11:20:00Z">
          <w:pPr>
            <w:pStyle w:val="Code"/>
          </w:pPr>
        </w:pPrChange>
      </w:pPr>
      <w:ins w:id="24" w:author="Jeff Brand" w:date="2018-02-20T11:20:00Z">
        <w:r>
          <w:t>Cd \</w:t>
        </w:r>
      </w:ins>
      <w:commentRangeStart w:id="25"/>
      <w:ins w:id="26" w:author="Jeff Brand" w:date="2018-02-20T11:21:00Z">
        <w:r>
          <w:t>FirstApp</w:t>
        </w:r>
        <w:commentRangeEnd w:id="25"/>
        <w:r>
          <w:rPr>
            <w:rStyle w:val="CommentReference"/>
            <w:rFonts w:asciiTheme="minorHAnsi" w:eastAsiaTheme="minorHAnsi" w:hAnsiTheme="minorHAnsi" w:cstheme="minorBidi"/>
            <w:color w:val="auto"/>
            <w:lang w:eastAsia="en-US"/>
          </w:rPr>
          <w:commentReference w:id="25"/>
        </w:r>
      </w:ins>
    </w:p>
    <w:p w14:paraId="6BDC560B" w14:textId="76876993" w:rsidR="007B3617" w:rsidRPr="002C7E72" w:rsidRDefault="007B3617" w:rsidP="007B3617">
      <w:pPr>
        <w:pStyle w:val="Code"/>
        <w:pPrChange w:id="27" w:author="Jeff Brand" w:date="2018-02-20T11:20:00Z">
          <w:pPr>
            <w:pStyle w:val="ListParagraph"/>
            <w:numPr>
              <w:numId w:val="10"/>
            </w:numPr>
            <w:shd w:val="clear" w:color="auto" w:fill="FFFFFF"/>
            <w:spacing w:before="100" w:beforeAutospacing="1" w:after="100" w:afterAutospacing="1" w:line="240" w:lineRule="auto"/>
            <w:ind w:hanging="360"/>
          </w:pPr>
        </w:pPrChange>
      </w:pPr>
      <w:ins w:id="28" w:author="Jeff Brand" w:date="2018-02-20T11:20:00Z">
        <w:r>
          <w:t>git add -A</w:t>
        </w:r>
      </w:ins>
    </w:p>
    <w:p w14:paraId="36CF4121" w14:textId="501A32D4" w:rsidR="0041239A" w:rsidRDefault="0041239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1716B81" wp14:editId="4362A964">
            <wp:extent cx="4735773" cy="2186428"/>
            <wp:effectExtent l="0" t="0" r="8255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5773" cy="21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CC74" w14:textId="035CD91C" w:rsidR="0041239A" w:rsidRDefault="00856565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ins w:id="29" w:author="Jeff Brand" w:date="2018-02-20T11:21:00Z"/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Commit Changes:</w:t>
      </w:r>
    </w:p>
    <w:p w14:paraId="1C01C776" w14:textId="287801CD" w:rsidR="007B3617" w:rsidRPr="002C7E72" w:rsidRDefault="007B3617" w:rsidP="007B3617">
      <w:pPr>
        <w:pStyle w:val="Code"/>
        <w:pPrChange w:id="30" w:author="Jeff Brand" w:date="2018-02-20T11:21:00Z">
          <w:pPr>
            <w:pStyle w:val="ListParagraph"/>
            <w:numPr>
              <w:numId w:val="10"/>
            </w:numPr>
            <w:shd w:val="clear" w:color="auto" w:fill="FFFFFF"/>
            <w:spacing w:before="100" w:beforeAutospacing="1" w:after="100" w:afterAutospacing="1" w:line="240" w:lineRule="auto"/>
            <w:ind w:hanging="360"/>
          </w:pPr>
        </w:pPrChange>
      </w:pPr>
      <w:ins w:id="31" w:author="Jeff Brand" w:date="2018-02-20T11:21:00Z">
        <w:r>
          <w:t>git commit -a -m “Initial Revision”</w:t>
        </w:r>
      </w:ins>
    </w:p>
    <w:p w14:paraId="3D37442F" w14:textId="51D95DF5" w:rsidR="00856565" w:rsidRDefault="0036547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8DAE27B" wp14:editId="5BB59DE8">
            <wp:extent cx="4729738" cy="2183642"/>
            <wp:effectExtent l="0" t="0" r="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7217" cy="21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586C" w14:textId="4BE5CB4F" w:rsidR="00E034E4" w:rsidRPr="007B1502" w:rsidRDefault="00E034E4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 repository to VSTS into Master branch</w:t>
      </w:r>
      <w:r w:rsidR="00BA509D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executing the following command (no Screenshot)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49B5736F" w14:textId="1A3115DF" w:rsidR="00BA509D" w:rsidRPr="00B53D30" w:rsidRDefault="00E551DE" w:rsidP="007B3617">
      <w:pPr>
        <w:pStyle w:val="Code"/>
        <w:pPrChange w:id="32" w:author="Jeff Brand" w:date="2018-02-20T11:22:00Z">
          <w:pPr>
            <w:shd w:val="clear" w:color="auto" w:fill="FFFFFF"/>
            <w:spacing w:before="100" w:beforeAutospacing="1" w:after="100" w:afterAutospacing="1" w:line="240" w:lineRule="auto"/>
          </w:pPr>
        </w:pPrChange>
      </w:pPr>
      <w:r w:rsidRPr="00B53D30">
        <w:t>Git push –repo &lt;VSTS Git Repository url from previous steps&gt;</w:t>
      </w:r>
    </w:p>
    <w:p w14:paraId="6820C375" w14:textId="2F4D4BF2" w:rsidR="00B53D30" w:rsidRDefault="00B53D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i.e. </w:t>
      </w:r>
      <w:r w:rsidRPr="00B53D30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 xml:space="preserve">git push –repo </w:t>
      </w:r>
      <w:r w:rsidRPr="00B53D30">
        <w:rPr>
          <w:rFonts w:ascii="Segoe UI" w:hAnsi="Segoe UI" w:cs="Segoe UI"/>
          <w:color w:val="FF0000"/>
          <w:sz w:val="18"/>
          <w:szCs w:val="18"/>
          <w:shd w:val="clear" w:color="auto" w:fill="FFFFFF"/>
        </w:rPr>
        <w:t>https://mtctor.visualstudio.com/_git/Demo</w:t>
      </w:r>
    </w:p>
    <w:p w14:paraId="78888458" w14:textId="0DC1D1DC" w:rsidR="00E034E4" w:rsidRDefault="00E034E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DAF49E1" w14:textId="77777777" w:rsidR="002652F8" w:rsidRDefault="002652F8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5F9CAB21" w14:textId="16B29FF5" w:rsidR="00B918A1" w:rsidRPr="007B1502" w:rsidRDefault="00B918A1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And Voila! You can now see your repository </w:t>
      </w:r>
      <w:r w:rsidR="002652F8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pushed up into VSTS:</w:t>
      </w:r>
    </w:p>
    <w:p w14:paraId="7239B4FE" w14:textId="689D0C0F" w:rsidR="002652F8" w:rsidRDefault="002652F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3F51724" wp14:editId="001DEA50">
            <wp:extent cx="4838131" cy="3746190"/>
            <wp:effectExtent l="0" t="0" r="0" b="0"/>
            <wp:docPr id="101" name="Picture 101" descr="C:\Users\codec\AppData\Local\Temp\SNAGHTML289794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 descr="C:\Users\codec\AppData\Local\Temp\SNAGHTML289794cf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394" cy="374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846C" w14:textId="28FBAD9D" w:rsidR="009D3985" w:rsidRDefault="009D398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A403BAC" w14:textId="6D3E14F1" w:rsidR="007A1A32" w:rsidRDefault="007A1A32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00AA9FE2" w14:textId="4F1E8DB0" w:rsidR="004D04F5" w:rsidRPr="004D04F5" w:rsidRDefault="004D04F5" w:rsidP="004D04F5">
      <w:pPr>
        <w:pStyle w:val="ListParagraph"/>
        <w:numPr>
          <w:ilvl w:val="0"/>
          <w:numId w:val="4"/>
        </w:numPr>
        <w:ind w:left="360"/>
        <w:rPr>
          <w:ins w:id="33" w:author="Jeff Brand" w:date="2018-02-20T11:24:00Z"/>
          <w:rFonts w:ascii="Segoe UI" w:eastAsia="Times New Roman" w:hAnsi="Segoe UI" w:cs="Segoe UI"/>
          <w:color w:val="333333"/>
          <w:sz w:val="44"/>
          <w:szCs w:val="44"/>
          <w:lang w:eastAsia="en-CA"/>
          <w:rPrChange w:id="34" w:author="Jeff Brand" w:date="2018-02-20T11:25:00Z">
            <w:rPr>
              <w:ins w:id="35" w:author="Jeff Brand" w:date="2018-02-20T11:24:00Z"/>
              <w:rFonts w:ascii="Segoe UI" w:eastAsia="Times New Roman" w:hAnsi="Segoe UI" w:cs="Segoe UI"/>
              <w:color w:val="111111"/>
              <w:sz w:val="21"/>
              <w:szCs w:val="21"/>
              <w:lang w:eastAsia="en-CA"/>
            </w:rPr>
          </w:rPrChange>
        </w:rPr>
        <w:pPrChange w:id="36" w:author="Jeff Brand" w:date="2018-02-20T11:25:00Z">
          <w:pPr>
            <w:pStyle w:val="ListParagraph"/>
            <w:numPr>
              <w:numId w:val="10"/>
            </w:numPr>
            <w:shd w:val="clear" w:color="auto" w:fill="FFFFFF"/>
            <w:spacing w:before="100" w:beforeAutospacing="1" w:after="100" w:afterAutospacing="1" w:line="240" w:lineRule="auto"/>
            <w:ind w:hanging="360"/>
          </w:pPr>
        </w:pPrChange>
      </w:pPr>
      <w:ins w:id="37" w:author="Jeff Brand" w:date="2018-02-20T11:25:00Z">
        <w:r>
          <w:rPr>
            <w:rFonts w:ascii="Segoe UI" w:eastAsia="Times New Roman" w:hAnsi="Segoe UI" w:cs="Segoe UI"/>
            <w:color w:val="333333"/>
            <w:sz w:val="44"/>
            <w:szCs w:val="44"/>
            <w:lang w:eastAsia="en-CA"/>
          </w:rPr>
          <w:lastRenderedPageBreak/>
          <w:t xml:space="preserve"> </w:t>
        </w:r>
      </w:ins>
      <w:r w:rsidR="007A1A32" w:rsidRPr="004D04F5">
        <w:rPr>
          <w:rFonts w:ascii="Segoe UI" w:eastAsia="Times New Roman" w:hAnsi="Segoe UI" w:cs="Segoe UI"/>
          <w:color w:val="333333"/>
          <w:sz w:val="44"/>
          <w:szCs w:val="44"/>
          <w:lang w:eastAsia="en-CA"/>
          <w:rPrChange w:id="38" w:author="Jeff Brand" w:date="2018-02-20T11:25:00Z">
            <w:rPr>
              <w:rFonts w:ascii="Segoe UI" w:eastAsia="Times New Roman" w:hAnsi="Segoe UI" w:cs="Segoe UI"/>
              <w:color w:val="111111"/>
              <w:sz w:val="21"/>
              <w:szCs w:val="21"/>
              <w:lang w:eastAsia="en-CA"/>
            </w:rPr>
          </w:rPrChange>
        </w:rPr>
        <w:t>Launch VSCode</w:t>
      </w:r>
      <w:ins w:id="39" w:author="Jeff Brand" w:date="2018-02-20T11:25:00Z">
        <w:r>
          <w:rPr>
            <w:rFonts w:ascii="Segoe UI" w:eastAsia="Times New Roman" w:hAnsi="Segoe UI" w:cs="Segoe UI"/>
            <w:color w:val="333333"/>
            <w:sz w:val="44"/>
            <w:szCs w:val="44"/>
            <w:lang w:eastAsia="en-CA"/>
          </w:rPr>
          <w:t xml:space="preserve"> </w:t>
        </w:r>
        <w:r w:rsidRPr="004D04F5">
          <w:rPr>
            <w:rFonts w:ascii="Segoe UI" w:eastAsia="Times New Roman" w:hAnsi="Segoe UI" w:cs="Segoe UI"/>
            <w:color w:val="333333"/>
            <w:sz w:val="44"/>
            <w:szCs w:val="44"/>
            <w:lang w:eastAsia="en-CA"/>
            <w:rPrChange w:id="40" w:author="Jeff Brand" w:date="2018-02-20T11:26:00Z">
              <w:rPr>
                <w:rFonts w:ascii="Segoe UI" w:eastAsia="Times New Roman" w:hAnsi="Segoe UI" w:cs="Segoe UI"/>
                <w:color w:val="111111"/>
                <w:sz w:val="21"/>
                <w:szCs w:val="21"/>
                <w:lang w:eastAsia="en-CA"/>
              </w:rPr>
            </w:rPrChange>
          </w:rPr>
          <w:t>and setup VSTS integration using the new experience</w:t>
        </w:r>
      </w:ins>
      <w:r w:rsidR="007A1A32" w:rsidRPr="004D04F5">
        <w:rPr>
          <w:rFonts w:ascii="Segoe UI" w:eastAsia="Times New Roman" w:hAnsi="Segoe UI" w:cs="Segoe UI"/>
          <w:color w:val="333333"/>
          <w:sz w:val="44"/>
          <w:szCs w:val="44"/>
          <w:lang w:eastAsia="en-CA"/>
          <w:rPrChange w:id="41" w:author="Jeff Brand" w:date="2018-02-20T11:25:00Z">
            <w:rPr>
              <w:rFonts w:ascii="Segoe UI" w:eastAsia="Times New Roman" w:hAnsi="Segoe UI" w:cs="Segoe UI"/>
              <w:color w:val="111111"/>
              <w:sz w:val="21"/>
              <w:szCs w:val="21"/>
              <w:lang w:eastAsia="en-CA"/>
            </w:rPr>
          </w:rPrChange>
        </w:rPr>
        <w:t xml:space="preserve"> </w:t>
      </w:r>
      <w:del w:id="42" w:author="Jeff Brand" w:date="2018-02-20T11:25:00Z">
        <w:r w:rsidR="007A1A32" w:rsidRPr="004D04F5" w:rsidDel="004D04F5">
          <w:rPr>
            <w:rFonts w:ascii="Segoe UI" w:eastAsia="Times New Roman" w:hAnsi="Segoe UI" w:cs="Segoe UI"/>
            <w:color w:val="333333"/>
            <w:sz w:val="44"/>
            <w:szCs w:val="44"/>
            <w:lang w:eastAsia="en-CA"/>
            <w:rPrChange w:id="43" w:author="Jeff Brand" w:date="2018-02-20T11:25:00Z">
              <w:rPr>
                <w:rFonts w:ascii="Segoe UI" w:eastAsia="Times New Roman" w:hAnsi="Segoe UI" w:cs="Segoe UI"/>
                <w:color w:val="111111"/>
                <w:sz w:val="21"/>
                <w:szCs w:val="21"/>
                <w:lang w:eastAsia="en-CA"/>
              </w:rPr>
            </w:rPrChange>
          </w:rPr>
          <w:delText>again</w:delText>
        </w:r>
      </w:del>
      <w:del w:id="44" w:author="Jeff Brand" w:date="2018-02-20T11:24:00Z">
        <w:r w:rsidR="006836D8" w:rsidRPr="004D04F5" w:rsidDel="004D04F5">
          <w:rPr>
            <w:rFonts w:ascii="Segoe UI" w:eastAsia="Times New Roman" w:hAnsi="Segoe UI" w:cs="Segoe UI"/>
            <w:color w:val="333333"/>
            <w:sz w:val="44"/>
            <w:szCs w:val="44"/>
            <w:lang w:eastAsia="en-CA"/>
            <w:rPrChange w:id="45" w:author="Jeff Brand" w:date="2018-02-20T11:25:00Z">
              <w:rPr>
                <w:rFonts w:ascii="Segoe UI" w:eastAsia="Times New Roman" w:hAnsi="Segoe UI" w:cs="Segoe UI"/>
                <w:color w:val="111111"/>
                <w:sz w:val="21"/>
                <w:szCs w:val="21"/>
                <w:lang w:eastAsia="en-CA"/>
              </w:rPr>
            </w:rPrChange>
          </w:rPr>
          <w:delText>,</w:delText>
        </w:r>
      </w:del>
    </w:p>
    <w:p w14:paraId="01B64B21" w14:textId="162FA96B" w:rsidR="007A1A32" w:rsidRPr="007B1502" w:rsidDel="004D04F5" w:rsidRDefault="006836D8" w:rsidP="004D04F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del w:id="46" w:author="Jeff Brand" w:date="2018-02-20T11:26:00Z"/>
          <w:rFonts w:ascii="Segoe UI" w:eastAsia="Times New Roman" w:hAnsi="Segoe UI" w:cs="Segoe UI"/>
          <w:color w:val="111111"/>
          <w:sz w:val="21"/>
          <w:szCs w:val="21"/>
          <w:lang w:eastAsia="en-CA"/>
        </w:rPr>
        <w:pPrChange w:id="47" w:author="Jeff Brand" w:date="2018-02-20T11:26:00Z">
          <w:pPr>
            <w:pStyle w:val="ListParagraph"/>
            <w:numPr>
              <w:numId w:val="10"/>
            </w:numPr>
            <w:shd w:val="clear" w:color="auto" w:fill="FFFFFF"/>
            <w:spacing w:before="100" w:beforeAutospacing="1" w:after="100" w:afterAutospacing="1" w:line="240" w:lineRule="auto"/>
            <w:ind w:hanging="360"/>
          </w:pPr>
        </w:pPrChange>
      </w:pPr>
      <w:del w:id="48" w:author="Jeff Brand" w:date="2018-02-20T11:24:00Z">
        <w:r w:rsidRPr="007B1502" w:rsidDel="004D04F5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delText xml:space="preserve"> </w:delText>
        </w:r>
      </w:del>
      <w:del w:id="49" w:author="Jeff Brand" w:date="2018-02-20T11:26:00Z">
        <w:r w:rsidRPr="007B1502" w:rsidDel="004D04F5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delText>Open our project</w:delText>
        </w:r>
        <w:r w:rsidR="007A1A32" w:rsidRPr="007B1502" w:rsidDel="004D04F5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delText xml:space="preserve"> and setup VSTS integration using the new experience</w:delText>
        </w:r>
        <w:r w:rsidRPr="007B1502" w:rsidDel="004D04F5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delText>:</w:delText>
        </w:r>
      </w:del>
    </w:p>
    <w:p w14:paraId="2C915BAF" w14:textId="05F562D1" w:rsidR="0068434E" w:rsidRPr="007B1502" w:rsidRDefault="0068434E" w:rsidP="004D04F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pPrChange w:id="50" w:author="Jeff Brand" w:date="2018-02-20T11:26:00Z">
          <w:pPr>
            <w:pStyle w:val="ListParagraph"/>
            <w:numPr>
              <w:numId w:val="10"/>
            </w:numPr>
            <w:shd w:val="clear" w:color="auto" w:fill="FFFFFF"/>
            <w:spacing w:before="100" w:beforeAutospacing="1" w:after="100" w:afterAutospacing="1" w:line="240" w:lineRule="auto"/>
            <w:ind w:hanging="360"/>
          </w:pPr>
        </w:pPrChange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Open VSCode and </w:t>
      </w:r>
      <w:ins w:id="51" w:author="Jeff Brand" w:date="2018-02-20T11:26:00Z">
        <w:r w:rsidR="004D04F5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t>Select File-&gt;</w:t>
        </w:r>
      </w:ins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Open folder: </w:t>
      </w:r>
      <w:r w:rsidR="00B84A8A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“C:\shoppingcartdemo</w:t>
      </w:r>
      <w:ins w:id="52" w:author="Jeff Brand" w:date="2018-02-20T11:27:00Z">
        <w:r w:rsidR="004D04F5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t>\FirstApp</w:t>
        </w:r>
      </w:ins>
      <w:r w:rsidR="00B84A8A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”</w:t>
      </w:r>
    </w:p>
    <w:p w14:paraId="29C173BE" w14:textId="5C36688F" w:rsidR="00EE43DB" w:rsidRPr="007B1502" w:rsidRDefault="006836D8" w:rsidP="004D04F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pPrChange w:id="53" w:author="Jeff Brand" w:date="2018-02-20T11:26:00Z">
          <w:pPr>
            <w:pStyle w:val="ListParagraph"/>
            <w:numPr>
              <w:numId w:val="10"/>
            </w:numPr>
            <w:shd w:val="clear" w:color="auto" w:fill="FFFFFF"/>
            <w:spacing w:before="100" w:beforeAutospacing="1" w:after="100" w:afterAutospacing="1" w:line="240" w:lineRule="auto"/>
            <w:ind w:hanging="360"/>
          </w:pPr>
        </w:pPrChange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Watch this </w:t>
      </w:r>
      <w:r w:rsidR="0068434E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step by step 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video on how to setup the new experience</w:t>
      </w:r>
      <w:r w:rsidR="001F5170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. Note: to open the Command </w:t>
      </w:r>
      <w:r w:rsidR="00EE43DB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Pallet</w:t>
      </w:r>
      <w:r w:rsidR="001F5170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as shown </w:t>
      </w:r>
      <w:r w:rsidR="00EE43DB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in the video, use the menu as follows:</w:t>
      </w:r>
    </w:p>
    <w:p w14:paraId="4E8D7ADC" w14:textId="0886784A" w:rsidR="006836D8" w:rsidRDefault="00EE43DB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</w:t>
      </w:r>
      <w:r>
        <w:rPr>
          <w:noProof/>
        </w:rPr>
        <w:drawing>
          <wp:inline distT="0" distB="0" distL="0" distR="0" wp14:anchorId="1F7F7346" wp14:editId="0B088794">
            <wp:extent cx="4292221" cy="107104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4343" cy="107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6525" w14:textId="5DA325D5" w:rsidR="006836D8" w:rsidRDefault="004A26C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hyperlink r:id="rId37" w:history="1">
        <w:r w:rsidR="006836D8" w:rsidRPr="00AA06AC">
          <w:rPr>
            <w:rStyle w:val="Hyperlink"/>
            <w:rFonts w:ascii="Segoe UI" w:eastAsia="Times New Roman" w:hAnsi="Segoe UI" w:cs="Segoe UI"/>
            <w:sz w:val="21"/>
            <w:szCs w:val="21"/>
            <w:lang w:eastAsia="en-CA"/>
          </w:rPr>
          <w:t>https://youtu.be/HnDNdm1WCIo?t=2m55s</w:t>
        </w:r>
      </w:hyperlink>
    </w:p>
    <w:p w14:paraId="2EB8E9A4" w14:textId="018807C3" w:rsidR="006836D8" w:rsidRDefault="006836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1E0FCCC8" w14:textId="09D75233" w:rsidR="00A606A5" w:rsidRDefault="001A414C" w:rsidP="004D04F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ins w:id="54" w:author="Jeff Brand" w:date="2018-02-20T12:48:00Z"/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ins w:id="55" w:author="Jeff Brand" w:date="2018-02-20T12:48:00Z">
        <w:r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t>Ensure all dependencies are current by running “npm install” in the VS Code terminal window</w:t>
        </w:r>
      </w:ins>
    </w:p>
    <w:p w14:paraId="5A9E8194" w14:textId="192AE7EA" w:rsidR="0073415E" w:rsidRPr="007B1502" w:rsidRDefault="0073415E" w:rsidP="004D04F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pPrChange w:id="56" w:author="Jeff Brand" w:date="2018-02-20T11:26:00Z">
          <w:pPr>
            <w:pStyle w:val="ListParagraph"/>
            <w:numPr>
              <w:numId w:val="10"/>
            </w:numPr>
            <w:shd w:val="clear" w:color="auto" w:fill="FFFFFF"/>
            <w:spacing w:before="100" w:beforeAutospacing="1" w:after="100" w:afterAutospacing="1" w:line="240" w:lineRule="auto"/>
            <w:ind w:hanging="360"/>
          </w:pPr>
        </w:pPrChange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Run a local </w:t>
      </w:r>
      <w:r w:rsidR="00B73012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instance of the app to see how it runs</w:t>
      </w:r>
      <w:r w:rsidR="005703B8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</w:t>
      </w:r>
      <w:r w:rsidR="00CC5F69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running </w:t>
      </w:r>
      <w:r w:rsidR="00455805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“</w:t>
      </w:r>
      <w:r w:rsidR="00CC5F69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npm start</w:t>
      </w:r>
      <w:r w:rsidR="00455805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”</w:t>
      </w:r>
      <w:r w:rsidR="00CC5F69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in the vscode terminal</w:t>
      </w:r>
      <w:r w:rsidR="00B73012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32E322CC" w14:textId="457E7ED6" w:rsidR="00CC5F69" w:rsidRDefault="00CC5F6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650018BB" wp14:editId="032F37DB">
            <wp:extent cx="5268036" cy="4259020"/>
            <wp:effectExtent l="0" t="0" r="8890" b="825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193" cy="4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074B" w14:textId="5D6A7F7C" w:rsidR="00BB155F" w:rsidRDefault="00CC5F6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Your app is compiled and running under a node web server, but we need to add a</w:t>
      </w:r>
      <w:r w:rsidR="00AE1DB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launch file so we can launch a debugger window using Chrome. We do so by creating a new configuration file</w:t>
      </w:r>
      <w:r w:rsid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selecting the “Debug</w:t>
      </w:r>
      <w:r w:rsidR="00BB155F" w:rsidRP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sym w:font="Wingdings" w:char="F0E0"/>
      </w:r>
      <w:r w:rsid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Configuration” menu item</w:t>
      </w:r>
      <w:r w:rsidR="00B30733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and selecting “Chrome” from the drop down</w:t>
      </w:r>
      <w:r w:rsid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</w:t>
      </w:r>
    </w:p>
    <w:p w14:paraId="3B20BD9D" w14:textId="59A9A36B" w:rsidR="00BB155F" w:rsidRDefault="00BB155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C295FCF" wp14:editId="55A66CD4">
            <wp:extent cx="5397690" cy="1280101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5526" cy="128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24E0" w14:textId="09A3764F" w:rsidR="00B30733" w:rsidRDefault="00B30733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We need to ensure </w:t>
      </w:r>
      <w:r w:rsidR="0017390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the new launch.json file is pointing to the correct url. </w:t>
      </w:r>
      <w:r w:rsidR="00081EE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Node will automatically assign a random port on your computer to host your angular application on and you can get this url from the previous step where y</w:t>
      </w:r>
      <w:r w:rsidR="004F101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ou ran “NPM Start”:</w:t>
      </w:r>
    </w:p>
    <w:p w14:paraId="5EFE7AFB" w14:textId="6CCE0EEC" w:rsidR="004F101C" w:rsidRDefault="0021499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381F61A8" wp14:editId="4D89D39C">
            <wp:extent cx="5427091" cy="2593074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3895" cy="26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DDBA" w14:textId="0C5911EF" w:rsidR="00AE1DBA" w:rsidRDefault="00EB1D2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With this url , you are going to update the launch.json file and specifically update the “url” property</w:t>
      </w:r>
      <w:r w:rsidR="00C849E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of the Chrome configuration as such:</w:t>
      </w:r>
    </w:p>
    <w:p w14:paraId="5011C1C9" w14:textId="63C32205" w:rsidR="00C849E6" w:rsidRDefault="0057186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50422864" wp14:editId="13CBA180">
            <wp:extent cx="5506996" cy="3179928"/>
            <wp:effectExtent l="0" t="0" r="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6722" cy="319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F740" w14:textId="36A63F7F" w:rsidR="00F55DE8" w:rsidRDefault="00F55DE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22DEBE89" w14:textId="41854CB9" w:rsidR="00F55DE8" w:rsidRDefault="00F55DE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Now click on Debug</w:t>
      </w:r>
      <w:r w:rsidRPr="00F55DE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sym w:font="Wingdings" w:char="F0E0"/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Start debugging</w:t>
      </w:r>
    </w:p>
    <w:p w14:paraId="6F51D4B1" w14:textId="31597B72" w:rsidR="007E1EE0" w:rsidRDefault="007E1EE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0E182AE" w14:textId="3E5324BD" w:rsidR="007E1EE0" w:rsidRDefault="007E1EE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Final house keeping bits:</w:t>
      </w:r>
    </w:p>
    <w:p w14:paraId="16B52D18" w14:textId="77842F16" w:rsidR="007E1EE0" w:rsidRDefault="007E1EE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Check in your additional </w:t>
      </w:r>
      <w:r w:rsidR="00B246B4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file “Launch.json” using the VSCODE IDE now:</w:t>
      </w:r>
    </w:p>
    <w:p w14:paraId="250F4785" w14:textId="22836199" w:rsidR="00874122" w:rsidRDefault="00874122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Files to local repository</w:t>
      </w:r>
      <w:r w:rsidR="009251A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(</w:t>
      </w:r>
      <w:commentRangeStart w:id="57"/>
      <w:r w:rsidR="009251A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Stage</w:t>
      </w:r>
      <w:commentRangeEnd w:id="57"/>
      <w:r w:rsidR="00A51B0F">
        <w:rPr>
          <w:rStyle w:val="CommentReference"/>
        </w:rPr>
        <w:commentReference w:id="57"/>
      </w:r>
      <w:r w:rsidR="009251A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)</w:t>
      </w:r>
    </w:p>
    <w:p w14:paraId="78082DED" w14:textId="30375B33" w:rsidR="00561475" w:rsidRDefault="0056147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028FF25B" wp14:editId="67512CFA">
            <wp:extent cx="3695238" cy="2390476"/>
            <wp:effectExtent l="0" t="0" r="63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7EFB" w14:textId="2F261CA5" w:rsidR="00561475" w:rsidRDefault="0056147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Commit Changes to local </w:t>
      </w:r>
      <w:r w:rsidR="00C063E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Repository</w:t>
      </w:r>
    </w:p>
    <w:p w14:paraId="4DF7784D" w14:textId="7C5AC358" w:rsidR="00561475" w:rsidRDefault="00C063E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1050D64" wp14:editId="79DF8A12">
            <wp:extent cx="3485714" cy="2542857"/>
            <wp:effectExtent l="0" t="0" r="63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2F44" w14:textId="432284EA" w:rsidR="00B246B4" w:rsidRDefault="00C063E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 Changes from local repository to VSTS</w:t>
      </w:r>
    </w:p>
    <w:p w14:paraId="1E51CDEA" w14:textId="77717930" w:rsidR="00A35928" w:rsidRDefault="00A3592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57431974" wp14:editId="21428002">
            <wp:extent cx="5602406" cy="3566128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6182" cy="3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3A4A" w14:textId="77777777" w:rsidR="00C063ED" w:rsidRDefault="00C063E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4861D016" w14:textId="77777777" w:rsidR="00B73012" w:rsidRPr="00657118" w:rsidRDefault="00B73012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10674FEB" w14:textId="76BEE54A" w:rsidR="00657118" w:rsidRPr="00657118" w:rsidRDefault="00FA655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Development Complete…</w:t>
      </w:r>
    </w:p>
    <w:p w14:paraId="763303A9" w14:textId="77777777" w:rsidR="00657118" w:rsidRPr="00657118" w:rsidRDefault="00657118" w:rsidP="00657118">
      <w:pPr>
        <w:shd w:val="clear" w:color="auto" w:fill="FFFFFF"/>
        <w:spacing w:before="300" w:after="165" w:line="240" w:lineRule="auto"/>
        <w:outlineLvl w:val="2"/>
        <w:rPr>
          <w:rFonts w:ascii="Segoe UI" w:eastAsia="Times New Roman" w:hAnsi="Segoe UI" w:cs="Segoe UI"/>
          <w:color w:val="FF9900"/>
          <w:sz w:val="44"/>
          <w:szCs w:val="44"/>
          <w:lang w:eastAsia="en-CA"/>
        </w:rPr>
      </w:pPr>
      <w:bookmarkStart w:id="58" w:name="_Toc504121357"/>
      <w:r w:rsidRPr="0065711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6 Setting Up Work Item Check-in and Build Configuration</w:t>
      </w:r>
      <w:bookmarkEnd w:id="58"/>
    </w:p>
    <w:p w14:paraId="1E20705E" w14:textId="1C9A934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Go to VSTS </w:t>
      </w:r>
      <w:del w:id="59" w:author="Jeff Brand" w:date="2018-02-20T12:55:00Z">
        <w:r w:rsidRPr="00657118" w:rsidDel="00A51B0F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delText>dashboard, and</w:delText>
        </w:r>
      </w:del>
      <w:ins w:id="60" w:author="Jeff Brand" w:date="2018-02-20T12:55:00Z">
        <w:r w:rsidR="00A51B0F" w:rsidRPr="00657118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t>dashboard and</w:t>
        </w:r>
      </w:ins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create a task. We will associate this task with check-in.</w:t>
      </w:r>
    </w:p>
    <w:p w14:paraId="5D83974B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lastRenderedPageBreak/>
        <w:drawing>
          <wp:inline distT="0" distB="0" distL="0" distR="0" wp14:anchorId="3656C7DF" wp14:editId="4921A50D">
            <wp:extent cx="5778122" cy="2889061"/>
            <wp:effectExtent l="0" t="0" r="0" b="6985"/>
            <wp:docPr id="50" name="Picture 50" descr="https://www.codeproject.com/KB/applications/1226561/image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.codeproject.com/KB/applications/1226561/image03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21" cy="28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0D96" w14:textId="57CB5091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Assign a task to a resource (</w:t>
      </w:r>
      <w:r w:rsidR="00B93DA6">
        <w:rPr>
          <w:rFonts w:ascii="Consolas" w:eastAsia="Times New Roman" w:hAnsi="Consolas" w:cs="Courier New"/>
          <w:color w:val="990000"/>
          <w:lang w:eastAsia="en-CA"/>
        </w:rPr>
        <w:t>Yourself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in this case), enter description, set priority, and specify effort. Click Save and Close.</w:t>
      </w:r>
    </w:p>
    <w:p w14:paraId="4625F834" w14:textId="54DEB82E" w:rsidR="00657118" w:rsidRPr="00657118" w:rsidRDefault="00CA50D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F4C9B91" wp14:editId="649C31E5">
            <wp:extent cx="5570951" cy="2957976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3306" cy="29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AC05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When user saves, unique task number is assigned to each task.</w:t>
      </w:r>
    </w:p>
    <w:p w14:paraId="23672072" w14:textId="092F5E84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46548D15" w14:textId="7F12EADB" w:rsid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Go back to </w:t>
      </w:r>
      <w:r w:rsidR="00412537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VSCODE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, make changes</w:t>
      </w:r>
      <w:r w:rsidR="00412537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the launch.json file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and associate </w:t>
      </w:r>
      <w:r w:rsidR="005563F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the 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work item</w:t>
      </w:r>
      <w:r w:rsidR="005563F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while committing the code.</w:t>
      </w:r>
    </w:p>
    <w:p w14:paraId="13C8C77A" w14:textId="2996C046" w:rsidR="005563FC" w:rsidRDefault="008D31D1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Make the code change by </w:t>
      </w:r>
      <w:r w:rsidR="005B104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appending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“on port 4200”</w:t>
      </w:r>
      <w:r w:rsidR="005B104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as shown below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68614D8E" w14:textId="2A953471" w:rsidR="008D31D1" w:rsidRDefault="008D31D1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6B3CD2E7" wp14:editId="5348044C">
            <wp:extent cx="5400675" cy="160152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2586" cy="16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8CAC" w14:textId="1CF8F3D8" w:rsidR="00510B78" w:rsidRDefault="00510B7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15AF5ECB" w14:textId="5CFD36B6" w:rsidR="00D13309" w:rsidRDefault="00D1330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Change (Stage)</w:t>
      </w:r>
    </w:p>
    <w:p w14:paraId="7928D974" w14:textId="391363BA" w:rsidR="00D13309" w:rsidRDefault="00D1330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93D6851" wp14:editId="73D7CE54">
            <wp:extent cx="4000000" cy="2209524"/>
            <wp:effectExtent l="0" t="0" r="635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B01C" w14:textId="2BF04169" w:rsidR="00D13309" w:rsidRDefault="00D1330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76C05566" w14:textId="77777777" w:rsidR="00CD62EC" w:rsidRDefault="00CD62EC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3B0A22CD" w14:textId="51139177" w:rsidR="00D13309" w:rsidRDefault="008553F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Commit Change</w:t>
      </w:r>
      <w:r w:rsidR="00CD62E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Associating work item:</w:t>
      </w:r>
    </w:p>
    <w:p w14:paraId="7722203C" w14:textId="3063AD87" w:rsidR="00CD62EC" w:rsidRDefault="00CD62E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B04D7DA" wp14:editId="03D9AECD">
            <wp:extent cx="5580952" cy="2400000"/>
            <wp:effectExtent l="0" t="0" r="1270" b="63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D304" w14:textId="47CAA9CC" w:rsidR="008553F4" w:rsidRDefault="008553F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44E0C410" w14:textId="7206E267" w:rsidR="00583C30" w:rsidRDefault="00583C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Select Work</w:t>
      </w:r>
      <w:r w:rsidR="00F028E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tem task:</w:t>
      </w:r>
    </w:p>
    <w:p w14:paraId="3B1A1EF8" w14:textId="7DC3A1A0" w:rsidR="00583C30" w:rsidRDefault="00583C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39335F9A" wp14:editId="1A7B0D8D">
            <wp:extent cx="5602406" cy="118976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2882" cy="1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2609" w14:textId="7B73210E" w:rsidR="00657118" w:rsidRDefault="00F028E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Commit Change with a message ”Added port ”</w:t>
      </w:r>
    </w:p>
    <w:p w14:paraId="0AC81ADD" w14:textId="04165BF4" w:rsidR="0029276F" w:rsidRDefault="0029276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 Change to VSTS.</w:t>
      </w:r>
    </w:p>
    <w:p w14:paraId="63156828" w14:textId="3A1F9E26" w:rsidR="00F028EC" w:rsidRPr="00657118" w:rsidRDefault="00C81296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Done.</w:t>
      </w:r>
    </w:p>
    <w:p w14:paraId="0F224B6D" w14:textId="77777777" w:rsidR="00C81296" w:rsidRDefault="00C81296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24810515" w14:textId="6A02F949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When we again go to task board in VSTS, we can see development history associated with this item.</w:t>
      </w:r>
    </w:p>
    <w:p w14:paraId="04ACB9FE" w14:textId="4E591F6A" w:rsidR="00657118" w:rsidRDefault="007D66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Check out here:</w:t>
      </w:r>
    </w:p>
    <w:p w14:paraId="4C16F4C8" w14:textId="51BAE1E7" w:rsidR="007D6634" w:rsidRPr="00657118" w:rsidRDefault="007D66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09793C1B" wp14:editId="06CE3482">
            <wp:extent cx="4642807" cy="3015840"/>
            <wp:effectExtent l="0" t="0" r="571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9711" cy="30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BBE5" w14:textId="40083382" w:rsid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481C19C" w14:textId="77777777" w:rsidR="00FF1BAD" w:rsidRDefault="00FF1BAD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62CCFB9E" w14:textId="26B19D3A" w:rsidR="00FC027C" w:rsidRPr="001E5B1D" w:rsidRDefault="00FC027C" w:rsidP="001E5B1D">
      <w:pPr>
        <w:pStyle w:val="Heading2"/>
        <w:pBdr>
          <w:bottom w:val="single" w:sz="6" w:space="5" w:color="EAECEF"/>
        </w:pBdr>
        <w:spacing w:before="360" w:after="240" w:line="450" w:lineRule="atLeast"/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lastRenderedPageBreak/>
        <w:t xml:space="preserve">Deploy to Azure </w:t>
      </w:r>
      <w:r w:rsidR="00C4678A"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t>App Services</w:t>
      </w:r>
    </w:p>
    <w:p w14:paraId="1F94509C" w14:textId="40E9C23A" w:rsidR="00951C17" w:rsidRDefault="00287EB5" w:rsidP="00657118">
      <w:pPr>
        <w:shd w:val="clear" w:color="auto" w:fill="FFFFFF"/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W</w:t>
      </w:r>
      <w:r w:rsidR="00951C17">
        <w:rPr>
          <w:rFonts w:ascii="Segoe UI" w:hAnsi="Segoe UI" w:cs="Segoe UI"/>
          <w:color w:val="333333"/>
          <w:sz w:val="21"/>
          <w:szCs w:val="21"/>
        </w:rPr>
        <w:t>e will need to add a web.config file to </w:t>
      </w:r>
      <w:r w:rsidR="00951C17">
        <w:rPr>
          <w:rFonts w:ascii="&amp;quot" w:hAnsi="&amp;quot"/>
          <w:color w:val="333333"/>
          <w:sz w:val="21"/>
          <w:szCs w:val="21"/>
        </w:rPr>
        <w:t>instruct our underlying web server on Azure to rewrite all incoming request to serve our </w:t>
      </w:r>
      <w:r w:rsidR="00951C17">
        <w:rPr>
          <w:rStyle w:val="Emphasis"/>
          <w:rFonts w:ascii="&amp;quot" w:hAnsi="&amp;quot"/>
          <w:color w:val="333333"/>
          <w:sz w:val="21"/>
          <w:szCs w:val="21"/>
        </w:rPr>
        <w:t>index.html </w:t>
      </w:r>
      <w:r w:rsidR="00951C17">
        <w:rPr>
          <w:rFonts w:ascii="&amp;quot" w:hAnsi="&amp;quot"/>
          <w:color w:val="333333"/>
          <w:sz w:val="21"/>
          <w:szCs w:val="21"/>
        </w:rPr>
        <w:t>file</w:t>
      </w:r>
      <w:r w:rsidR="0018227C">
        <w:rPr>
          <w:rFonts w:ascii="&amp;quot" w:hAnsi="&amp;quot"/>
          <w:color w:val="333333"/>
          <w:sz w:val="21"/>
          <w:szCs w:val="21"/>
        </w:rPr>
        <w:t>.</w:t>
      </w:r>
    </w:p>
    <w:p w14:paraId="7285D5EB" w14:textId="3830245E" w:rsidR="0018227C" w:rsidRDefault="0018227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Create a new file named web.config in </w:t>
      </w:r>
      <w:r w:rsidR="00FA231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src\app\</w:t>
      </w:r>
      <w:ins w:id="61" w:author="Jeff Brand" w:date="2018-02-20T12:59:00Z">
        <w:r w:rsidR="00E61936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t xml:space="preserve"> by right-clicking on sr</w:t>
        </w:r>
      </w:ins>
      <w:ins w:id="62" w:author="Jeff Brand" w:date="2018-02-20T13:00:00Z">
        <w:r w:rsidR="00E61936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t>c\app folder and selecting ‘New File’</w:t>
        </w:r>
      </w:ins>
      <w:del w:id="63" w:author="Jeff Brand" w:date="2018-02-20T12:59:00Z">
        <w:r w:rsidR="00FA2316" w:rsidDel="00E61936">
          <w:rPr>
            <w:rFonts w:ascii="Segoe UI" w:eastAsia="Times New Roman" w:hAnsi="Segoe UI" w:cs="Segoe UI"/>
            <w:color w:val="111111"/>
            <w:sz w:val="21"/>
            <w:szCs w:val="21"/>
            <w:lang w:eastAsia="en-CA"/>
          </w:rPr>
          <w:delText>web.config:</w:delText>
        </w:r>
      </w:del>
    </w:p>
    <w:p w14:paraId="74CB7E37" w14:textId="5D4956E6" w:rsidR="00951C17" w:rsidRDefault="00AA561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1CDAFAF4" wp14:editId="7E5644F4">
            <wp:extent cx="3457184" cy="5255450"/>
            <wp:effectExtent l="0" t="0" r="0" b="0"/>
            <wp:docPr id="1" name="Picture 1" descr="C:\Users\marfra\AppData\Local\Temp\SNAGHTML1d4ead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fra\AppData\Local\Temp\SNAGHTML1d4eadba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06" cy="529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E1E6" w14:textId="77777777" w:rsidR="00CB30E5" w:rsidRDefault="00CB30E5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6BB1017E" w14:textId="2F8725C6" w:rsidR="00287EB5" w:rsidRDefault="00E7300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Add the following contents to the </w:t>
      </w:r>
      <w:commentRangeStart w:id="64"/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web.config</w:t>
      </w:r>
      <w:commentRangeEnd w:id="64"/>
      <w:r w:rsidR="00E61936">
        <w:rPr>
          <w:rStyle w:val="CommentReference"/>
        </w:rPr>
        <w:commentReference w:id="64"/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091366E7" w14:textId="48333A6B" w:rsidR="00E7300E" w:rsidRDefault="00FB0CA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FB0CAD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54F502" wp14:editId="1C9CDD4B">
                <wp:simplePos x="0" y="0"/>
                <wp:positionH relativeFrom="margin">
                  <wp:align>left</wp:align>
                </wp:positionH>
                <wp:positionV relativeFrom="paragraph">
                  <wp:posOffset>461</wp:posOffset>
                </wp:positionV>
                <wp:extent cx="5852160" cy="6565900"/>
                <wp:effectExtent l="0" t="0" r="1524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5664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FDBBF" w14:textId="6302DC89" w:rsidR="00FB0CAD" w:rsidRPr="00FB0CAD" w:rsidRDefault="00FB0CAD" w:rsidP="00FB0CA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configuration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7BCE0B12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system.webServer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2A8BA5D4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staticContent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4A658C42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mimeMap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fileExtension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".json"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mimeType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"application/json"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34C29C70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staticContent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28F85413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59BE1925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rewrite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6CD77BC7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21B46B3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clear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2182FD5F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393EE2C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608B4E"/>
                                <w:sz w:val="21"/>
                                <w:szCs w:val="21"/>
                                <w:lang w:eastAsia="en-CA"/>
                              </w:rPr>
                              <w:t>&lt;!-- ignore static files --&gt;</w:t>
                            </w:r>
                          </w:p>
                          <w:p w14:paraId="3C8FC2A4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name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"AngularJS Conditions"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stopProcessing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722AE431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match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"(assets/.*|.js|.css)"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72812B1A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conditions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logicalGrouping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"MatchAll"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trackAllCaptures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"false"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605F75A9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action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"None"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4931BFEB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149C66F3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4F26442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608B4E"/>
                                <w:sz w:val="21"/>
                                <w:szCs w:val="21"/>
                                <w:lang w:eastAsia="en-CA"/>
                              </w:rPr>
                              <w:t>&lt;!-- check if its root url and navigate to default page --&gt;</w:t>
                            </w:r>
                          </w:p>
                          <w:p w14:paraId="0A1272A1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name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"Index Request"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enabled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stopProcessing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00C43CC5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match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"^$"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035C007A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action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"Redirect"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"/home"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logRewrittenUrl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7B8AF08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1C3B71A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2F84DEA1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608B4E"/>
                                <w:sz w:val="21"/>
                                <w:szCs w:val="21"/>
                                <w:lang w:eastAsia="en-CA"/>
                              </w:rPr>
                              <w:t>&lt;!--remaining all other url's point to index.html file --&gt;</w:t>
                            </w:r>
                          </w:p>
                          <w:p w14:paraId="175D85BB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name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"AngularJS Wildcard"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enabled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79E01618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match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"(.*)"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24BC9BA5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conditions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logicalGrouping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"MatchAll"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trackAllCaptures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"false"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72ABC568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action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"Rewrite"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"index.html"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42C11706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049D1EEB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1AB7D9C4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1A29F71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rewrite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56F9F53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system.webServer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4E421FF8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configuration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54F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05pt;width:460.8pt;height:517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">
                <v:textbox>
                  <w:txbxContent>
                    <w:p w14:paraId="3BEFDBBF" w14:textId="6302DC89" w:rsidR="00FB0CAD" w:rsidRPr="00FB0CAD" w:rsidRDefault="00FB0CAD" w:rsidP="00FB0CA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configuration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7BCE0B12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system.webServer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2A8BA5D4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staticContent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4A658C42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mimeMap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fileExtension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".json"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mimeType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"application/json"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34C29C70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staticContent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28F85413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59BE1925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rewrite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6CD77BC7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21B46B3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clear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2182FD5F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393EE2C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608B4E"/>
                          <w:sz w:val="21"/>
                          <w:szCs w:val="21"/>
                          <w:lang w:eastAsia="en-CA"/>
                        </w:rPr>
                        <w:t>&lt;!-- ignore static files --&gt;</w:t>
                      </w:r>
                    </w:p>
                    <w:p w14:paraId="3C8FC2A4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name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"AngularJS Conditions"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stopProcessing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722AE431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match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"(assets/.*|.js|.css)"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72812B1A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conditions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logicalGrouping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"MatchAll"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trackAllCaptures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"false"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605F75A9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action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"None"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4931BFEB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149C66F3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4F26442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608B4E"/>
                          <w:sz w:val="21"/>
                          <w:szCs w:val="21"/>
                          <w:lang w:eastAsia="en-CA"/>
                        </w:rPr>
                        <w:t>&lt;!-- check if its root url and navigate to default page --&gt;</w:t>
                      </w:r>
                    </w:p>
                    <w:p w14:paraId="0A1272A1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name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"Index Request"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enabled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stopProcessing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00C43CC5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match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"^$"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035C007A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action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"Redirect"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"/home"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logRewrittenUrl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7B8AF08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1C3B71A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2F84DEA1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608B4E"/>
                          <w:sz w:val="21"/>
                          <w:szCs w:val="21"/>
                          <w:lang w:eastAsia="en-CA"/>
                        </w:rPr>
                        <w:t>&lt;!--remaining all other url's point to index.html file --&gt;</w:t>
                      </w:r>
                    </w:p>
                    <w:p w14:paraId="175D85BB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name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"AngularJS Wildcard"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enabled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79E01618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match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"(.*)"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24BC9BA5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conditions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logicalGrouping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"MatchAll"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trackAllCaptures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"false"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72ABC568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action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"Rewrite"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"index.html"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42C11706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049D1EEB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1AB7D9C4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1A29F71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rewrite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56F9F53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system.webServer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4E421FF8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configuration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272D5C" w14:textId="77777777" w:rsidR="00E7300E" w:rsidRDefault="00E7300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0BC84572" w14:textId="77777777" w:rsidR="00951C17" w:rsidRDefault="00951C17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bookmarkStart w:id="65" w:name="_GoBack"/>
      <w:bookmarkEnd w:id="65"/>
    </w:p>
    <w:p w14:paraId="36DD1C66" w14:textId="77777777" w:rsidR="00FB0CAD" w:rsidRDefault="00FB0CAD" w:rsidP="00657118">
      <w:pPr>
        <w:shd w:val="clear" w:color="auto" w:fill="FFFFFF"/>
        <w:spacing w:before="100" w:beforeAutospacing="1" w:after="100" w:afterAutospacing="1" w:line="240" w:lineRule="auto"/>
      </w:pPr>
    </w:p>
    <w:p w14:paraId="53B25BC8" w14:textId="77777777" w:rsidR="00FB0CAD" w:rsidRDefault="00FB0CAD" w:rsidP="00657118">
      <w:pPr>
        <w:shd w:val="clear" w:color="auto" w:fill="FFFFFF"/>
        <w:spacing w:before="100" w:beforeAutospacing="1" w:after="100" w:afterAutospacing="1" w:line="240" w:lineRule="auto"/>
      </w:pPr>
    </w:p>
    <w:p w14:paraId="1E071754" w14:textId="77777777" w:rsidR="00FB0CAD" w:rsidRDefault="00FB0CAD">
      <w:r>
        <w:br w:type="page"/>
      </w:r>
    </w:p>
    <w:p w14:paraId="7CB88816" w14:textId="23885790" w:rsidR="005F505D" w:rsidRDefault="00FB5521" w:rsidP="00FB0CA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Modify the /gulpfile.js as follows</w:t>
      </w:r>
      <w:r w:rsidR="005F505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remove the </w:t>
      </w:r>
      <w:r w:rsidR="00B93F54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code that modifies the index.html </w:t>
      </w:r>
      <w:r w:rsidR="00E530CC" w:rsidRPr="0067145F">
        <w:rPr>
          <w:rFonts w:ascii="Segoe UI" w:eastAsia="Times New Roman" w:hAnsi="Segoe UI" w:cs="Segoe UI"/>
          <w:color w:val="8EAADB" w:themeColor="accent1" w:themeTint="99"/>
          <w:sz w:val="21"/>
          <w:szCs w:val="21"/>
          <w:highlight w:val="black"/>
          <w:lang w:eastAsia="en-CA"/>
        </w:rPr>
        <w:t>&lt;base href="/"&gt;</w:t>
      </w:r>
      <w:r w:rsidR="00E530CC" w:rsidRPr="0067145F">
        <w:rPr>
          <w:rFonts w:ascii="Segoe UI" w:eastAsia="Times New Roman" w:hAnsi="Segoe UI" w:cs="Segoe UI"/>
          <w:color w:val="8EAADB" w:themeColor="accent1" w:themeTint="99"/>
          <w:sz w:val="21"/>
          <w:szCs w:val="21"/>
          <w:lang w:eastAsia="en-CA"/>
        </w:rPr>
        <w:t xml:space="preserve"> </w:t>
      </w:r>
      <w:r w:rsidR="00E530C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element</w:t>
      </w:r>
      <w:r w:rsidR="0092774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 The developer added this code but it is no longer needed as you can leverage angular CLI to modify this directly</w:t>
      </w:r>
      <w:r w:rsidR="006308B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. Also we have added a copy process to deploy the </w:t>
      </w:r>
      <w:r w:rsidR="00E13AF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web.config to the distribution folder</w:t>
      </w:r>
      <w:r w:rsidR="0092774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4B369873" w14:textId="4CF964BE" w:rsidR="00FB5521" w:rsidRDefault="0092774E" w:rsidP="00FB0CA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5F505D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CC4DD9E" wp14:editId="2F2EAD3B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5495290" cy="4697730"/>
                <wp:effectExtent l="0" t="0" r="10160" b="1714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290" cy="469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80FC7" w14:textId="67939D70" w:rsidR="005F505D" w:rsidRPr="005F505D" w:rsidRDefault="005F505D" w:rsidP="005F505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var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=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require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'gulp'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);</w:t>
                            </w:r>
                          </w:p>
                          <w:p w14:paraId="0AD23F34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var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replace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=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require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'gulp-replace'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);</w:t>
                            </w:r>
                          </w:p>
                          <w:p w14:paraId="3ECF75B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var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htmlmin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=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require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'gulp-htmlmin'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);</w:t>
                            </w:r>
                          </w:p>
                          <w:p w14:paraId="37E501A5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677CE7F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'js:minify'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function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() {</w:t>
                            </w:r>
                          </w:p>
                          <w:p w14:paraId="3DDAC997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src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"./dist/main.*.js"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"./dist/polyfills.*.js"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"./dist/inline.*.js"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])</w:t>
                            </w:r>
                          </w:p>
                          <w:p w14:paraId="0D7472C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replace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/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\/\*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([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\s\S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]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*?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)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\*\/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\s\S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]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?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/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g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</w:t>
                            </w:r>
                          </w:p>
                          <w:p w14:paraId="47653794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dest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));</w:t>
                            </w:r>
                          </w:p>
                          <w:p w14:paraId="11121471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});</w:t>
                            </w:r>
                          </w:p>
                          <w:p w14:paraId="7DA6E733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0700798E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'web:config'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function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() {</w:t>
                            </w:r>
                          </w:p>
                          <w:p w14:paraId="3843F0F6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src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"./src/app/web.config"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])</w:t>
                            </w:r>
                          </w:p>
                          <w:p w14:paraId="217FE5E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dest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));</w:t>
                            </w:r>
                          </w:p>
                          <w:p w14:paraId="42A4D02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});</w:t>
                            </w:r>
                          </w:p>
                          <w:p w14:paraId="47D12E58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3EEBD43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"html:minify"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function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() {</w:t>
                            </w:r>
                          </w:p>
                          <w:p w14:paraId="783816B1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CA"/>
                              </w:rPr>
                              <w:t>return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src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'dist/*.html'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</w:t>
                            </w:r>
                          </w:p>
                          <w:p w14:paraId="1ACB7BAA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htmlmin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({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collapseWhitespace: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true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}))</w:t>
                            </w:r>
                          </w:p>
                          <w:p w14:paraId="0B53E9E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dest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'./dist'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));</w:t>
                            </w:r>
                          </w:p>
                          <w:p w14:paraId="2D3FE3E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});</w:t>
                            </w:r>
                          </w:p>
                          <w:p w14:paraId="07180C16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49946CA4" w14:textId="3C06C7CA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"default"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, 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"js:minify"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"html:minify"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"web:config"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4DD9E" id="_x0000_s1027" type="#_x0000_t202" style="position:absolute;margin-left:0;margin-top:1.4pt;width:432.7pt;height:369.9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">
                <v:textbox style="mso-fit-shape-to-text:t">
                  <w:txbxContent>
                    <w:p w14:paraId="7C880FC7" w14:textId="67939D70" w:rsidR="005F505D" w:rsidRPr="005F505D" w:rsidRDefault="005F505D" w:rsidP="005F505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var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=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require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'gulp'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);</w:t>
                      </w:r>
                    </w:p>
                    <w:p w14:paraId="0AD23F34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var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replace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=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require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'gulp-replace'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);</w:t>
                      </w:r>
                    </w:p>
                    <w:p w14:paraId="3ECF75B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var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htmlmin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=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require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'gulp-htmlmin'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);</w:t>
                      </w:r>
                    </w:p>
                    <w:p w14:paraId="37E501A5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677CE7F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'js:minify'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function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() {</w:t>
                      </w:r>
                    </w:p>
                    <w:p w14:paraId="3DDAC997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src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"./dist/main.*.js"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"./dist/polyfills.*.js"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"./dist/inline.*.js"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])</w:t>
                      </w:r>
                    </w:p>
                    <w:p w14:paraId="0D7472C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replace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/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\/\*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([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\s\S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]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*?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)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\*\/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\s\S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]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?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/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g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</w:t>
                      </w:r>
                    </w:p>
                    <w:p w14:paraId="47653794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dest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));</w:t>
                      </w:r>
                    </w:p>
                    <w:p w14:paraId="11121471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});</w:t>
                      </w:r>
                    </w:p>
                    <w:p w14:paraId="7DA6E733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0700798E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'web:config'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function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() {</w:t>
                      </w:r>
                    </w:p>
                    <w:p w14:paraId="3843F0F6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src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"./src/app/web.config"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])</w:t>
                      </w:r>
                    </w:p>
                    <w:p w14:paraId="217FE5E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dest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));</w:t>
                      </w:r>
                    </w:p>
                    <w:p w14:paraId="42A4D02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});</w:t>
                      </w:r>
                    </w:p>
                    <w:p w14:paraId="47D12E58" w14:textId="77777777" w:rsidR="005F505D" w:rsidRPr="005F505D" w:rsidRDefault="005F505D" w:rsidP="005F505D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3EEBD43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"html:minify"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function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() {</w:t>
                      </w:r>
                    </w:p>
                    <w:p w14:paraId="783816B1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CA"/>
                        </w:rPr>
                        <w:t>return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src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'dist/*.html'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</w:t>
                      </w:r>
                    </w:p>
                    <w:p w14:paraId="1ACB7BAA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htmlmin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({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collapseWhitespace: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true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}))</w:t>
                      </w:r>
                    </w:p>
                    <w:p w14:paraId="0B53E9E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dest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'./dist'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));</w:t>
                      </w:r>
                    </w:p>
                    <w:p w14:paraId="2D3FE3E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});</w:t>
                      </w:r>
                    </w:p>
                    <w:p w14:paraId="07180C16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49946CA4" w14:textId="3C06C7CA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"default"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, 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"js:minify"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"html:minify"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"web:config"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]);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315A03" w14:textId="7DD0C3ED" w:rsidR="00FB0CAD" w:rsidRDefault="00FB0CAD" w:rsidP="00657118">
      <w:pPr>
        <w:shd w:val="clear" w:color="auto" w:fill="FFFFFF"/>
        <w:spacing w:before="100" w:beforeAutospacing="1" w:after="100" w:afterAutospacing="1" w:line="240" w:lineRule="auto"/>
      </w:pPr>
    </w:p>
    <w:p w14:paraId="3E393092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3CCD3BF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3DDB2F1A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5F5DB72F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642644CC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F9EBF53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26E8D71C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518492F0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AE11F83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1FC6303B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3DC0524F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51A39611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727D1C3" w14:textId="77777777" w:rsidR="00E13AFE" w:rsidRDefault="00E13AFE">
      <w:pPr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br w:type="page"/>
      </w:r>
    </w:p>
    <w:p w14:paraId="05289A66" w14:textId="4093F4EC" w:rsidR="00AF5FBF" w:rsidRPr="001E5B1D" w:rsidRDefault="00B70D21" w:rsidP="001E5B1D">
      <w:pPr>
        <w:pStyle w:val="Heading2"/>
        <w:pBdr>
          <w:bottom w:val="single" w:sz="6" w:space="5" w:color="EAECEF"/>
        </w:pBdr>
        <w:spacing w:before="360" w:after="240" w:line="450" w:lineRule="atLeast"/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lastRenderedPageBreak/>
        <w:t>Create the Azure App Service</w:t>
      </w:r>
    </w:p>
    <w:p w14:paraId="6D6CB1BC" w14:textId="77777777" w:rsidR="00C9530D" w:rsidRDefault="00C9530D" w:rsidP="00C9530D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 xml:space="preserve">The next step is to create an Azure Web App which will host our Angular application. You can </w:t>
      </w:r>
      <w:hyperlink r:id="rId53" w:history="1">
        <w:r>
          <w:rPr>
            <w:rStyle w:val="Hyperlink"/>
            <w:rFonts w:ascii="&amp;quot" w:hAnsi="&amp;quot"/>
            <w:color w:val="337AB7"/>
          </w:rPr>
          <w:t>sign up</w:t>
        </w:r>
      </w:hyperlink>
      <w:r>
        <w:rPr>
          <w:rFonts w:ascii="&amp;quot" w:hAnsi="&amp;quot"/>
          <w:color w:val="333333"/>
        </w:rPr>
        <w:t> for a free or paid account and log in the </w:t>
      </w:r>
      <w:hyperlink r:id="rId54" w:tgtFrame="_blank" w:history="1">
        <w:r>
          <w:rPr>
            <w:rStyle w:val="Hyperlink"/>
            <w:rFonts w:ascii="&amp;quot" w:hAnsi="&amp;quot"/>
            <w:color w:val="337AB7"/>
          </w:rPr>
          <w:t>Azure portal</w:t>
        </w:r>
      </w:hyperlink>
      <w:r>
        <w:rPr>
          <w:rFonts w:ascii="&amp;quot" w:hAnsi="&amp;quot"/>
          <w:color w:val="333333"/>
        </w:rPr>
        <w:t>.</w:t>
      </w:r>
    </w:p>
    <w:p w14:paraId="7DEB5FF2" w14:textId="0CB12995" w:rsidR="00C9530D" w:rsidRDefault="00C9530D" w:rsidP="00C953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Style w:val="Emphasis"/>
          <w:rFonts w:ascii="&amp;quot" w:hAnsi="&amp;quot"/>
          <w:color w:val="333333"/>
          <w:sz w:val="21"/>
          <w:szCs w:val="21"/>
        </w:rPr>
        <w:t>New -&gt; Web and Mobile -&gt; Web App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73AE7EAE" wp14:editId="3A811C6E">
            <wp:extent cx="4655002" cy="2141707"/>
            <wp:effectExtent l="19050" t="0" r="12700" b="621030"/>
            <wp:docPr id="4" name="Picture 4" descr="https://msdnshared.blob.core.windows.net/media/2017/09/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sdnshared.blob.core.windows.net/media/2017/09/125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40" cy="215166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5E614E4" w14:textId="50B5C0E7" w:rsidR="002C741F" w:rsidRDefault="002C741F" w:rsidP="00D00BDD">
      <w:pPr>
        <w:spacing w:before="100" w:beforeAutospacing="1" w:after="100" w:afterAutospacing="1" w:line="240" w:lineRule="auto"/>
        <w:ind w:left="360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noProof/>
          <w:color w:val="333333"/>
          <w:sz w:val="21"/>
          <w:szCs w:val="21"/>
        </w:rPr>
        <w:lastRenderedPageBreak/>
        <w:drawing>
          <wp:inline distT="0" distB="0" distL="0" distR="0" wp14:anchorId="595B99FF" wp14:editId="2A2FBD4E">
            <wp:extent cx="2992874" cy="4645754"/>
            <wp:effectExtent l="19050" t="0" r="17145" b="1316990"/>
            <wp:docPr id="3" name="Picture 3" descr="https://msdnshared.blob.core.windows.net/media/2017/09/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sdnshared.blob.core.windows.net/media/2017/09/127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745" cy="467194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9CCC16C" w14:textId="1249139B" w:rsidR="00C9530D" w:rsidRDefault="00D00BDD" w:rsidP="00C953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Fill o</w:t>
      </w:r>
      <w:r w:rsidR="00C9530D">
        <w:rPr>
          <w:rFonts w:ascii="&amp;quot" w:hAnsi="&amp;quot"/>
          <w:color w:val="333333"/>
          <w:sz w:val="21"/>
          <w:szCs w:val="21"/>
        </w:rPr>
        <w:t>ut the required fields: </w:t>
      </w:r>
    </w:p>
    <w:p w14:paraId="4F252579" w14:textId="77777777" w:rsidR="00C9530D" w:rsidRDefault="00C9530D" w:rsidP="00C953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After pressing "Create" you should now have an Azure Web App created.</w:t>
      </w:r>
    </w:p>
    <w:p w14:paraId="24E04A9E" w14:textId="77777777" w:rsidR="00E13AFE" w:rsidRDefault="00E13AF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7754C5A8" w14:textId="0A2FAF54" w:rsidR="00EF5C41" w:rsidRDefault="00EF5C41">
      <w:pPr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br w:type="page"/>
      </w:r>
    </w:p>
    <w:p w14:paraId="070B67B9" w14:textId="77777777" w:rsidR="00225120" w:rsidRPr="001E5B1D" w:rsidRDefault="00225120" w:rsidP="00225120">
      <w:pPr>
        <w:pStyle w:val="Heading2"/>
        <w:pBdr>
          <w:bottom w:val="single" w:sz="6" w:space="5" w:color="EAECEF"/>
        </w:pBdr>
        <w:spacing w:before="360" w:after="240" w:line="450" w:lineRule="atLeast"/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lastRenderedPageBreak/>
        <w:t>Linking your VSTS account to your Azure subscription</w:t>
      </w:r>
    </w:p>
    <w:p w14:paraId="5B96D74F" w14:textId="7777777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t xml:space="preserve">The last step is that you need to link your VSTS account to your Azure subscription (see also </w:t>
      </w:r>
      <w:hyperlink r:id="rId57" w:history="1">
        <w:r>
          <w:rPr>
            <w:rStyle w:val="Hyperlink"/>
            <w:rFonts w:ascii="&amp;quot" w:hAnsi="&amp;quot"/>
            <w:color w:val="0366D6"/>
          </w:rPr>
          <w:t>this post</w:t>
        </w:r>
      </w:hyperlink>
      <w:r>
        <w:rPr>
          <w:rFonts w:ascii="&amp;quot" w:hAnsi="&amp;quot"/>
          <w:color w:val="24292E"/>
        </w:rPr>
        <w:t xml:space="preserve"> on this topic).</w:t>
      </w:r>
    </w:p>
    <w:p w14:paraId="44CEC6E5" w14:textId="7777777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t>To do this, go to the Azure Portal, click More Services (image says 'Browse' but that was the old name) and search for 'Team':</w:t>
      </w:r>
    </w:p>
    <w:p w14:paraId="4BB106D3" w14:textId="226CAE82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noProof/>
          <w:color w:val="24292E"/>
        </w:rPr>
        <w:drawing>
          <wp:inline distT="0" distB="0" distL="0" distR="0" wp14:anchorId="7A9D9180" wp14:editId="386E1133">
            <wp:extent cx="3254807" cy="3356976"/>
            <wp:effectExtent l="19050" t="0" r="22225" b="96774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575" cy="336808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85DDDF8" w14:textId="77777777" w:rsidR="00EA2D78" w:rsidRDefault="00EA2D78">
      <w:pPr>
        <w:rPr>
          <w:rFonts w:ascii="&amp;quot" w:eastAsia="Times New Roman" w:hAnsi="&amp;quot" w:cs="Segoe UI"/>
          <w:color w:val="24292E"/>
          <w:sz w:val="21"/>
          <w:szCs w:val="21"/>
          <w:lang w:eastAsia="en-CA"/>
        </w:rPr>
      </w:pPr>
      <w:r>
        <w:rPr>
          <w:rFonts w:ascii="&amp;quot" w:hAnsi="&amp;quot"/>
          <w:color w:val="24292E"/>
        </w:rPr>
        <w:br w:type="page"/>
      </w:r>
    </w:p>
    <w:p w14:paraId="615F9901" w14:textId="5ACA2798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lastRenderedPageBreak/>
        <w:t>Now select the relevant Team Services account, click Link button at the top, and then the Link button in the other blade:</w:t>
      </w:r>
    </w:p>
    <w:p w14:paraId="2B7D98BA" w14:textId="0124219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noProof/>
          <w:color w:val="24292E"/>
        </w:rPr>
        <w:drawing>
          <wp:inline distT="0" distB="0" distL="0" distR="0" wp14:anchorId="09E3E66C" wp14:editId="3EC89180">
            <wp:extent cx="5046858" cy="2766402"/>
            <wp:effectExtent l="19050" t="0" r="20955" b="79629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661" cy="278054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C58D77D" w14:textId="7777777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t>And you're done! You will now be able to set up continuous deploying to your git repos hosted in VSTS.</w:t>
      </w:r>
    </w:p>
    <w:p w14:paraId="288C76FD" w14:textId="77777777" w:rsidR="00225120" w:rsidRDefault="00225120">
      <w:pPr>
        <w:rPr>
          <w:rFonts w:ascii="&amp;quot" w:hAnsi="&amp;quot"/>
          <w:b/>
          <w:bCs/>
          <w:color w:val="333333"/>
          <w:sz w:val="36"/>
          <w:szCs w:val="36"/>
        </w:rPr>
      </w:pPr>
    </w:p>
    <w:p w14:paraId="78331450" w14:textId="5A9F33A0" w:rsidR="00225120" w:rsidRDefault="00225120">
      <w:pPr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br w:type="page"/>
      </w:r>
    </w:p>
    <w:p w14:paraId="04D0E036" w14:textId="6F2BA3AD" w:rsidR="00EF5C41" w:rsidRDefault="00EF5C41" w:rsidP="00EF5C41">
      <w:pPr>
        <w:pStyle w:val="Heading3"/>
        <w:spacing w:before="300" w:beforeAutospacing="0" w:after="150" w:afterAutospacing="0" w:line="396" w:lineRule="atLeast"/>
        <w:rPr>
          <w:rFonts w:ascii="&amp;quot" w:hAnsi="&amp;quot"/>
          <w:color w:val="333333"/>
          <w:sz w:val="36"/>
          <w:szCs w:val="36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lastRenderedPageBreak/>
        <w:t>Setting Up CI Pipeline With VSTS</w:t>
      </w:r>
    </w:p>
    <w:p w14:paraId="5C362D31" w14:textId="77777777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>In the next steps we will set up our VSTS CI/CD pipeline to push the Angular application to the newly created Azure Web App. Start by creating a new build definition under VSTS:</w:t>
      </w:r>
    </w:p>
    <w:p w14:paraId="257085C5" w14:textId="77777777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i/>
          <w:iCs/>
          <w:color w:val="333333"/>
          <w:sz w:val="21"/>
          <w:szCs w:val="21"/>
        </w:rPr>
        <w:t>Build and Release -&gt; Builds -&gt; New</w:t>
      </w:r>
    </w:p>
    <w:p w14:paraId="68C8AFA7" w14:textId="2BD85D74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Add an npm task to install the npm packages required by the Angular application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203B7067" wp14:editId="6882B0AF">
            <wp:extent cx="4794485" cy="2129367"/>
            <wp:effectExtent l="19050" t="0" r="25400" b="633095"/>
            <wp:docPr id="9" name="Picture 9" descr="https://msdnshared.blob.core.windows.net/media/2017/09/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sdnshared.blob.core.windows.net/media/2017/09/132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8" cy="21329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60798BE" w14:textId="696909CD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Add another npm task to build the application and create the dist folder: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2353DD29" wp14:editId="0738FF6B">
            <wp:extent cx="4816044" cy="3009050"/>
            <wp:effectExtent l="19050" t="0" r="22860" b="877570"/>
            <wp:docPr id="8" name="Picture 8" descr="https://msdnshared.blob.core.windows.net/media/2017/09/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sdnshared.blob.core.windows.net/media/2017/09/133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11" cy="30204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C7BB3A0" w14:textId="618DC954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lastRenderedPageBreak/>
        <w:t>Add a publish artifact task that generates the dist artifact which will be provided later on as an input to our release definition: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63583B25" wp14:editId="5B8B460E">
            <wp:extent cx="5335237" cy="3688785"/>
            <wp:effectExtent l="19050" t="0" r="18415" b="1073785"/>
            <wp:docPr id="7" name="Picture 7" descr="https://msdnshared.blob.core.windows.net/media/2017/09/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sdnshared.blob.core.windows.net/media/2017/09/134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91" cy="371205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901A2B0" w14:textId="77777777" w:rsidR="00C02164" w:rsidRDefault="00C02164">
      <w:pPr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br w:type="page"/>
      </w:r>
    </w:p>
    <w:p w14:paraId="50A6CBAE" w14:textId="090B7E86" w:rsidR="00EF5C41" w:rsidRDefault="00EF5C41" w:rsidP="00EF5C41">
      <w:pPr>
        <w:pStyle w:val="Heading3"/>
        <w:spacing w:before="300" w:beforeAutospacing="0" w:after="150" w:afterAutospacing="0" w:line="396" w:lineRule="atLeast"/>
        <w:rPr>
          <w:rFonts w:ascii="&amp;quot" w:hAnsi="&amp;quot"/>
          <w:color w:val="333333"/>
          <w:sz w:val="36"/>
          <w:szCs w:val="36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lastRenderedPageBreak/>
        <w:t>Setting Up CD Pipeline With VSTS</w:t>
      </w:r>
    </w:p>
    <w:p w14:paraId="29E0A1C9" w14:textId="77777777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>The last step is to add a CD pipeline which will deploy the artifacts created by the build to the Azure Web App. In this demo I am keeping the release pipeline simple by deploying the artifacts directly to production. In a real life application you will probably create multiple environments before releasing to production (Development, QA, Staging, etc.):</w:t>
      </w:r>
    </w:p>
    <w:p w14:paraId="29AB721D" w14:textId="6E20CC7F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noProof/>
          <w:color w:val="333333"/>
        </w:rPr>
        <w:drawing>
          <wp:inline distT="0" distB="0" distL="0" distR="0" wp14:anchorId="4AE1DEB2" wp14:editId="2C5BB68A">
            <wp:extent cx="4660551" cy="2761858"/>
            <wp:effectExtent l="19050" t="0" r="26035" b="800735"/>
            <wp:docPr id="6" name="Picture 6" descr="https://msdnshared.blob.core.windows.net/media/2017/09/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sdnshared.blob.core.windows.net/media/2017/09/135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22" cy="277120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1459110" w14:textId="77777777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>The production environment includes a single task that deploys the Angular application to an Azure Web App:</w:t>
      </w:r>
    </w:p>
    <w:p w14:paraId="54DAD413" w14:textId="29A8A1E5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noProof/>
          <w:color w:val="333333"/>
        </w:rPr>
        <w:drawing>
          <wp:inline distT="0" distB="0" distL="0" distR="0" wp14:anchorId="56292DDA" wp14:editId="27547454">
            <wp:extent cx="4509335" cy="2466113"/>
            <wp:effectExtent l="19050" t="0" r="24765" b="715645"/>
            <wp:docPr id="5" name="Picture 5" descr="https://msdnshared.blob.core.windows.net/media/2017/09/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sdnshared.blob.core.windows.net/media/2017/09/136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2" cy="247121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5E55222" w14:textId="5733139A" w:rsidR="00284CD5" w:rsidRDefault="00EF5C41" w:rsidP="00B8350A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lastRenderedPageBreak/>
        <w:t>That's it! You now have a fully functional CI/CD pipeline that will deploy your Angular application to an Azure Web App the next time you check in your code.</w:t>
      </w:r>
    </w:p>
    <w:p w14:paraId="5D83ECFC" w14:textId="29276AEC" w:rsidR="00A306E1" w:rsidRDefault="00A306E1" w:rsidP="00B8350A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</w:p>
    <w:p w14:paraId="099023C1" w14:textId="77777777" w:rsidR="00A306E1" w:rsidRDefault="00A306E1">
      <w:pPr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br w:type="page"/>
      </w:r>
    </w:p>
    <w:p w14:paraId="683D9E5F" w14:textId="1C51CF73" w:rsidR="00A306E1" w:rsidRDefault="00A306E1" w:rsidP="00B8350A">
      <w:pPr>
        <w:pStyle w:val="NormalWeb"/>
        <w:spacing w:before="0" w:beforeAutospacing="0" w:after="150" w:afterAutospacing="0"/>
        <w:rPr>
          <w:rFonts w:ascii="&amp;quot" w:hAnsi="&amp;quot"/>
          <w:b/>
          <w:bCs/>
          <w:color w:val="333333"/>
          <w:sz w:val="36"/>
          <w:szCs w:val="36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lastRenderedPageBreak/>
        <w:t>Bonus: Deploy your SPA to a Linux VM</w:t>
      </w:r>
    </w:p>
    <w:p w14:paraId="156344C4" w14:textId="77777777" w:rsidR="00A306E1" w:rsidRPr="00B8350A" w:rsidRDefault="00A306E1" w:rsidP="00B8350A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</w:p>
    <w:p w14:paraId="682CD888" w14:textId="60A03D92" w:rsidR="007D7343" w:rsidRDefault="004A26C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hyperlink r:id="rId65" w:history="1">
        <w:r w:rsidR="008260D8" w:rsidRPr="000C4B7C">
          <w:rPr>
            <w:rStyle w:val="Hyperlink"/>
            <w:rFonts w:ascii="Segoe UI" w:eastAsia="Times New Roman" w:hAnsi="Segoe UI" w:cs="Segoe UI"/>
            <w:sz w:val="21"/>
            <w:szCs w:val="21"/>
            <w:lang w:eastAsia="en-CA"/>
          </w:rPr>
          <w:t>https://blogs.msdn.microsoft.com/wael-kdouh/2018/01/02/deploying-your-dockerized-angular-application-to-azure-using-vsts/</w:t>
        </w:r>
      </w:hyperlink>
    </w:p>
    <w:p w14:paraId="729952E3" w14:textId="7E67038F" w:rsidR="008260D8" w:rsidRDefault="008260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1008DB1" w14:textId="7E6B04D8" w:rsidR="008260D8" w:rsidRDefault="008260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7B46BD3" wp14:editId="17A3B532">
            <wp:extent cx="4254081" cy="256783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59065" cy="25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CFD2" w14:textId="3818652B" w:rsidR="008260D8" w:rsidRDefault="008260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When Prompted Select: </w:t>
      </w:r>
      <w:r w:rsidRPr="00A84555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>node.js</w:t>
      </w:r>
      <w:r w:rsidR="00A84555" w:rsidRPr="00A84555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 xml:space="preserve"> </w:t>
      </w:r>
      <w:r w:rsidR="00A84555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and then set the Port to </w:t>
      </w:r>
      <w:r w:rsidR="00A84555" w:rsidRPr="00A84555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>4200</w:t>
      </w:r>
    </w:p>
    <w:p w14:paraId="1AEDEBE7" w14:textId="77777777" w:rsidR="00A84555" w:rsidRPr="00657118" w:rsidRDefault="00A8455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sectPr w:rsidR="00A84555" w:rsidRPr="00657118" w:rsidSect="00657118">
      <w:pgSz w:w="12240" w:h="15840"/>
      <w:pgMar w:top="1440" w:right="191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Jeff Brand" w:date="2018-02-20T12:38:00Z" w:initials="JB">
    <w:p w14:paraId="0828F899" w14:textId="6031F2BF" w:rsidR="0089639A" w:rsidRDefault="0089639A">
      <w:pPr>
        <w:pStyle w:val="CommentText"/>
      </w:pPr>
      <w:r>
        <w:rPr>
          <w:rStyle w:val="CommentReference"/>
        </w:rPr>
        <w:annotationRef/>
      </w:r>
      <w:r>
        <w:t>There is not an exact match for this.  There are two close matches – not sure which one I should use?</w:t>
      </w:r>
    </w:p>
  </w:comment>
  <w:comment w:id="10" w:author="Jeff Brand" w:date="2018-02-20T12:39:00Z" w:initials="JB">
    <w:p w14:paraId="02AC9134" w14:textId="54AE9445" w:rsidR="0089639A" w:rsidRDefault="0089639A">
      <w:pPr>
        <w:pStyle w:val="CommentText"/>
      </w:pPr>
      <w:r>
        <w:rPr>
          <w:rStyle w:val="CommentReference"/>
        </w:rPr>
        <w:annotationRef/>
      </w:r>
      <w:r>
        <w:t>Again, no exact match so left wondering which one I should choose</w:t>
      </w:r>
    </w:p>
  </w:comment>
  <w:comment w:id="11" w:author="Jeff Brand" w:date="2018-02-20T12:40:00Z" w:initials="JB">
    <w:p w14:paraId="487AFA26" w14:textId="4151688A" w:rsidR="0089639A" w:rsidRDefault="0089639A">
      <w:pPr>
        <w:pStyle w:val="CommentText"/>
      </w:pPr>
      <w:r>
        <w:rPr>
          <w:rStyle w:val="CommentReference"/>
        </w:rPr>
        <w:annotationRef/>
      </w:r>
      <w:r>
        <w:t>There is only an “Apache Conf Snippets” extension… did not see one ending with VS Code</w:t>
      </w:r>
    </w:p>
  </w:comment>
  <w:comment w:id="20" w:author="Jeff Brand" w:date="2018-02-20T11:17:00Z" w:initials="JB">
    <w:p w14:paraId="7C0DE942" w14:textId="6B5F2D54" w:rsidR="007B3617" w:rsidRDefault="007B3617">
      <w:pPr>
        <w:pStyle w:val="CommentText"/>
      </w:pPr>
      <w:r>
        <w:rPr>
          <w:rStyle w:val="CommentReference"/>
        </w:rPr>
        <w:annotationRef/>
      </w:r>
      <w:r>
        <w:t>The folder based on earlier steps should be FirstApp not Demo</w:t>
      </w:r>
    </w:p>
  </w:comment>
  <w:comment w:id="25" w:author="Jeff Brand" w:date="2018-02-20T11:21:00Z" w:initials="JB">
    <w:p w14:paraId="3E383DF8" w14:textId="40908576" w:rsidR="007B3617" w:rsidRDefault="007B3617">
      <w:pPr>
        <w:pStyle w:val="CommentText"/>
      </w:pPr>
      <w:r>
        <w:rPr>
          <w:rStyle w:val="CommentReference"/>
        </w:rPr>
        <w:annotationRef/>
      </w:r>
      <w:r>
        <w:t>I needed to move to the repo folder for FirstApp for git add -A to work</w:t>
      </w:r>
    </w:p>
  </w:comment>
  <w:comment w:id="57" w:author="Jeff Brand" w:date="2018-02-20T12:54:00Z" w:initials="JB">
    <w:p w14:paraId="517F5C38" w14:textId="7BE90BFE" w:rsidR="00A51B0F" w:rsidRDefault="00A51B0F">
      <w:pPr>
        <w:pStyle w:val="CommentText"/>
      </w:pPr>
      <w:r>
        <w:rPr>
          <w:rStyle w:val="CommentReference"/>
        </w:rPr>
        <w:annotationRef/>
      </w:r>
      <w:r>
        <w:t>Do you want to highlight the + button on the Changes header instead of the one on a single file?</w:t>
      </w:r>
    </w:p>
  </w:comment>
  <w:comment w:id="64" w:author="Jeff Brand" w:date="2018-02-20T13:00:00Z" w:initials="JB">
    <w:p w14:paraId="31846162" w14:textId="7A6FA611" w:rsidR="00E61936" w:rsidRDefault="00E61936">
      <w:pPr>
        <w:pStyle w:val="CommentText"/>
      </w:pPr>
      <w:r>
        <w:rPr>
          <w:rStyle w:val="CommentReference"/>
        </w:rPr>
        <w:annotationRef/>
      </w:r>
      <w:r>
        <w:t>You need to include the text of the web.config as real text and not an image so people can copy paste.  This is as far as I got today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828F899" w15:done="0"/>
  <w15:commentEx w15:paraId="02AC9134" w15:done="0"/>
  <w15:commentEx w15:paraId="487AFA26" w15:done="0"/>
  <w15:commentEx w15:paraId="7C0DE942" w15:done="0"/>
  <w15:commentEx w15:paraId="3E383DF8" w15:done="0"/>
  <w15:commentEx w15:paraId="517F5C38" w15:done="0"/>
  <w15:commentEx w15:paraId="3184616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828F899" w16cid:durableId="1E369556"/>
  <w16cid:commentId w16cid:paraId="02AC9134" w16cid:durableId="1E36958E"/>
  <w16cid:commentId w16cid:paraId="487AFA26" w16cid:durableId="1E3695B0"/>
  <w16cid:commentId w16cid:paraId="7C0DE942" w16cid:durableId="1E368252"/>
  <w16cid:commentId w16cid:paraId="3E383DF8" w16cid:durableId="1E36831F"/>
  <w16cid:commentId w16cid:paraId="517F5C38" w16cid:durableId="1E3698FF"/>
  <w16cid:commentId w16cid:paraId="31846162" w16cid:durableId="1E369A6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4190FC" w14:textId="77777777" w:rsidR="004A26C8" w:rsidRDefault="004A26C8" w:rsidP="00657118">
      <w:pPr>
        <w:spacing w:after="0" w:line="240" w:lineRule="auto"/>
      </w:pPr>
      <w:r>
        <w:separator/>
      </w:r>
    </w:p>
  </w:endnote>
  <w:endnote w:type="continuationSeparator" w:id="0">
    <w:p w14:paraId="257F3F25" w14:textId="77777777" w:rsidR="004A26C8" w:rsidRDefault="004A26C8" w:rsidP="00657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EA962" w14:textId="77777777" w:rsidR="004A26C8" w:rsidRDefault="004A26C8" w:rsidP="00657118">
      <w:pPr>
        <w:spacing w:after="0" w:line="240" w:lineRule="auto"/>
      </w:pPr>
      <w:r>
        <w:separator/>
      </w:r>
    </w:p>
  </w:footnote>
  <w:footnote w:type="continuationSeparator" w:id="0">
    <w:p w14:paraId="45278672" w14:textId="77777777" w:rsidR="004A26C8" w:rsidRDefault="004A26C8" w:rsidP="006571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11C8F"/>
    <w:multiLevelType w:val="multilevel"/>
    <w:tmpl w:val="B6BA9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33D29"/>
    <w:multiLevelType w:val="multilevel"/>
    <w:tmpl w:val="0EFC3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D5F36"/>
    <w:multiLevelType w:val="hybridMultilevel"/>
    <w:tmpl w:val="3130445E"/>
    <w:lvl w:ilvl="0" w:tplc="5388F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F57EB"/>
    <w:multiLevelType w:val="hybridMultilevel"/>
    <w:tmpl w:val="175A1CE8"/>
    <w:lvl w:ilvl="0" w:tplc="EA1A9E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47BEA"/>
    <w:multiLevelType w:val="hybridMultilevel"/>
    <w:tmpl w:val="4F40B7A6"/>
    <w:lvl w:ilvl="0" w:tplc="5388F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24774C"/>
    <w:multiLevelType w:val="multilevel"/>
    <w:tmpl w:val="CD188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4408B4"/>
    <w:multiLevelType w:val="hybridMultilevel"/>
    <w:tmpl w:val="9D900D54"/>
    <w:lvl w:ilvl="0" w:tplc="924C15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3C3888"/>
    <w:multiLevelType w:val="hybridMultilevel"/>
    <w:tmpl w:val="492A2A00"/>
    <w:lvl w:ilvl="0" w:tplc="5388F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B909CC"/>
    <w:multiLevelType w:val="multilevel"/>
    <w:tmpl w:val="FBCA2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4A4B03"/>
    <w:multiLevelType w:val="hybridMultilevel"/>
    <w:tmpl w:val="2CD4349C"/>
    <w:lvl w:ilvl="0" w:tplc="5388F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4257ED"/>
    <w:multiLevelType w:val="hybridMultilevel"/>
    <w:tmpl w:val="0A022CA6"/>
    <w:lvl w:ilvl="0" w:tplc="1198610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837AEA"/>
    <w:multiLevelType w:val="hybridMultilevel"/>
    <w:tmpl w:val="6798CFE0"/>
    <w:lvl w:ilvl="0" w:tplc="924C15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0E1254"/>
    <w:multiLevelType w:val="hybridMultilevel"/>
    <w:tmpl w:val="B4942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10"/>
  </w:num>
  <w:num w:numId="4">
    <w:abstractNumId w:val="4"/>
  </w:num>
  <w:num w:numId="5">
    <w:abstractNumId w:val="5"/>
  </w:num>
  <w:num w:numId="6">
    <w:abstractNumId w:val="0"/>
  </w:num>
  <w:num w:numId="7">
    <w:abstractNumId w:val="9"/>
  </w:num>
  <w:num w:numId="8">
    <w:abstractNumId w:val="7"/>
  </w:num>
  <w:num w:numId="9">
    <w:abstractNumId w:val="12"/>
  </w:num>
  <w:num w:numId="10">
    <w:abstractNumId w:val="6"/>
  </w:num>
  <w:num w:numId="11">
    <w:abstractNumId w:val="2"/>
  </w:num>
  <w:num w:numId="12">
    <w:abstractNumId w:val="11"/>
  </w:num>
  <w:num w:numId="13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eff Brand">
    <w15:presenceInfo w15:providerId="AD" w15:userId="S-1-5-21-124525095-708259637-1543119021-108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118"/>
    <w:rsid w:val="00014736"/>
    <w:rsid w:val="00021899"/>
    <w:rsid w:val="00025913"/>
    <w:rsid w:val="00030734"/>
    <w:rsid w:val="00062B2C"/>
    <w:rsid w:val="00077399"/>
    <w:rsid w:val="00081EED"/>
    <w:rsid w:val="000B0C4F"/>
    <w:rsid w:val="000C0544"/>
    <w:rsid w:val="000D21D2"/>
    <w:rsid w:val="001501EB"/>
    <w:rsid w:val="00153DB9"/>
    <w:rsid w:val="0017390A"/>
    <w:rsid w:val="00175CE0"/>
    <w:rsid w:val="0018227C"/>
    <w:rsid w:val="00184176"/>
    <w:rsid w:val="001A1266"/>
    <w:rsid w:val="001A414C"/>
    <w:rsid w:val="001D320F"/>
    <w:rsid w:val="001D405D"/>
    <w:rsid w:val="001D44FC"/>
    <w:rsid w:val="001E2CB3"/>
    <w:rsid w:val="001E5B1D"/>
    <w:rsid w:val="001F5170"/>
    <w:rsid w:val="0021499E"/>
    <w:rsid w:val="00225120"/>
    <w:rsid w:val="002652F8"/>
    <w:rsid w:val="0026682A"/>
    <w:rsid w:val="00284CD5"/>
    <w:rsid w:val="00287EB5"/>
    <w:rsid w:val="0029276F"/>
    <w:rsid w:val="00296A4D"/>
    <w:rsid w:val="002C741F"/>
    <w:rsid w:val="002C7E72"/>
    <w:rsid w:val="002E1DDD"/>
    <w:rsid w:val="003113C7"/>
    <w:rsid w:val="003132B8"/>
    <w:rsid w:val="00324FFD"/>
    <w:rsid w:val="0036547A"/>
    <w:rsid w:val="00374F50"/>
    <w:rsid w:val="00384958"/>
    <w:rsid w:val="003975DC"/>
    <w:rsid w:val="003B2BD6"/>
    <w:rsid w:val="003C5846"/>
    <w:rsid w:val="003E4AA8"/>
    <w:rsid w:val="0041239A"/>
    <w:rsid w:val="00412537"/>
    <w:rsid w:val="0043410B"/>
    <w:rsid w:val="00446B9A"/>
    <w:rsid w:val="00455805"/>
    <w:rsid w:val="0047732F"/>
    <w:rsid w:val="00485BC5"/>
    <w:rsid w:val="004A26C8"/>
    <w:rsid w:val="004D04F5"/>
    <w:rsid w:val="004F101C"/>
    <w:rsid w:val="00503949"/>
    <w:rsid w:val="00510B78"/>
    <w:rsid w:val="00552B85"/>
    <w:rsid w:val="005563FC"/>
    <w:rsid w:val="00561475"/>
    <w:rsid w:val="005703B8"/>
    <w:rsid w:val="00571869"/>
    <w:rsid w:val="00580228"/>
    <w:rsid w:val="00583C30"/>
    <w:rsid w:val="0059796C"/>
    <w:rsid w:val="005B104D"/>
    <w:rsid w:val="005B2E45"/>
    <w:rsid w:val="005E6A30"/>
    <w:rsid w:val="005F505D"/>
    <w:rsid w:val="00606B2E"/>
    <w:rsid w:val="00616259"/>
    <w:rsid w:val="006308B6"/>
    <w:rsid w:val="0065382D"/>
    <w:rsid w:val="00657118"/>
    <w:rsid w:val="0067145F"/>
    <w:rsid w:val="006836D8"/>
    <w:rsid w:val="0068434E"/>
    <w:rsid w:val="00695A99"/>
    <w:rsid w:val="006F77D1"/>
    <w:rsid w:val="00706B75"/>
    <w:rsid w:val="00733900"/>
    <w:rsid w:val="0073415E"/>
    <w:rsid w:val="0073710D"/>
    <w:rsid w:val="00737140"/>
    <w:rsid w:val="007374AF"/>
    <w:rsid w:val="007541A1"/>
    <w:rsid w:val="00766DAF"/>
    <w:rsid w:val="00786F97"/>
    <w:rsid w:val="0079650F"/>
    <w:rsid w:val="007A1A32"/>
    <w:rsid w:val="007B1502"/>
    <w:rsid w:val="007B3617"/>
    <w:rsid w:val="007D6454"/>
    <w:rsid w:val="007D6634"/>
    <w:rsid w:val="007D7343"/>
    <w:rsid w:val="007E1EE0"/>
    <w:rsid w:val="008260D8"/>
    <w:rsid w:val="00836319"/>
    <w:rsid w:val="008553F4"/>
    <w:rsid w:val="00856565"/>
    <w:rsid w:val="00860DDB"/>
    <w:rsid w:val="00867A30"/>
    <w:rsid w:val="00874122"/>
    <w:rsid w:val="00881C1E"/>
    <w:rsid w:val="0089639A"/>
    <w:rsid w:val="008C4CB4"/>
    <w:rsid w:val="008D31D1"/>
    <w:rsid w:val="009251AE"/>
    <w:rsid w:val="0092774E"/>
    <w:rsid w:val="00951C17"/>
    <w:rsid w:val="009522BB"/>
    <w:rsid w:val="009A355A"/>
    <w:rsid w:val="009A707A"/>
    <w:rsid w:val="009C0A27"/>
    <w:rsid w:val="009D3985"/>
    <w:rsid w:val="009F5C80"/>
    <w:rsid w:val="00A168DE"/>
    <w:rsid w:val="00A306E1"/>
    <w:rsid w:val="00A35928"/>
    <w:rsid w:val="00A51B0F"/>
    <w:rsid w:val="00A606A5"/>
    <w:rsid w:val="00A84555"/>
    <w:rsid w:val="00A85076"/>
    <w:rsid w:val="00AA561F"/>
    <w:rsid w:val="00AE1DBA"/>
    <w:rsid w:val="00AF5FBF"/>
    <w:rsid w:val="00B127C8"/>
    <w:rsid w:val="00B246B4"/>
    <w:rsid w:val="00B30733"/>
    <w:rsid w:val="00B427CF"/>
    <w:rsid w:val="00B53D30"/>
    <w:rsid w:val="00B70D21"/>
    <w:rsid w:val="00B73012"/>
    <w:rsid w:val="00B8350A"/>
    <w:rsid w:val="00B84A8A"/>
    <w:rsid w:val="00B918A1"/>
    <w:rsid w:val="00B93DA6"/>
    <w:rsid w:val="00B93F54"/>
    <w:rsid w:val="00BA509D"/>
    <w:rsid w:val="00BB155F"/>
    <w:rsid w:val="00C02164"/>
    <w:rsid w:val="00C02DE2"/>
    <w:rsid w:val="00C063ED"/>
    <w:rsid w:val="00C43DB9"/>
    <w:rsid w:val="00C4678A"/>
    <w:rsid w:val="00C63158"/>
    <w:rsid w:val="00C81296"/>
    <w:rsid w:val="00C849E6"/>
    <w:rsid w:val="00C9270B"/>
    <w:rsid w:val="00C9530D"/>
    <w:rsid w:val="00CA2E37"/>
    <w:rsid w:val="00CA50D0"/>
    <w:rsid w:val="00CB30E5"/>
    <w:rsid w:val="00CC5F69"/>
    <w:rsid w:val="00CD62EC"/>
    <w:rsid w:val="00CE16E9"/>
    <w:rsid w:val="00CE579C"/>
    <w:rsid w:val="00CF66A1"/>
    <w:rsid w:val="00D00BDD"/>
    <w:rsid w:val="00D13309"/>
    <w:rsid w:val="00D2643E"/>
    <w:rsid w:val="00D43BFA"/>
    <w:rsid w:val="00D50BB3"/>
    <w:rsid w:val="00D60298"/>
    <w:rsid w:val="00D700EC"/>
    <w:rsid w:val="00D87A9E"/>
    <w:rsid w:val="00DB3501"/>
    <w:rsid w:val="00DC4A24"/>
    <w:rsid w:val="00E00F11"/>
    <w:rsid w:val="00E034E4"/>
    <w:rsid w:val="00E13AFE"/>
    <w:rsid w:val="00E212ED"/>
    <w:rsid w:val="00E530CC"/>
    <w:rsid w:val="00E551DE"/>
    <w:rsid w:val="00E57579"/>
    <w:rsid w:val="00E61936"/>
    <w:rsid w:val="00E65AAF"/>
    <w:rsid w:val="00E7300E"/>
    <w:rsid w:val="00E9431E"/>
    <w:rsid w:val="00EA2D78"/>
    <w:rsid w:val="00EA529D"/>
    <w:rsid w:val="00EB1D2A"/>
    <w:rsid w:val="00EB5849"/>
    <w:rsid w:val="00EE43DB"/>
    <w:rsid w:val="00EE6EF5"/>
    <w:rsid w:val="00EF5C41"/>
    <w:rsid w:val="00F028EC"/>
    <w:rsid w:val="00F13241"/>
    <w:rsid w:val="00F55DE8"/>
    <w:rsid w:val="00FA2316"/>
    <w:rsid w:val="00FA655F"/>
    <w:rsid w:val="00FB0CAD"/>
    <w:rsid w:val="00FB5521"/>
    <w:rsid w:val="00FC027C"/>
    <w:rsid w:val="00FD53BA"/>
    <w:rsid w:val="00FE2966"/>
    <w:rsid w:val="00FF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04A1D3"/>
  <w15:chartTrackingRefBased/>
  <w15:docId w15:val="{EBCC2335-6BA3-4F3E-85E0-D1357E13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1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57118"/>
    <w:pPr>
      <w:spacing w:before="100" w:beforeAutospacing="1" w:after="100" w:afterAutospacing="1" w:line="240" w:lineRule="auto"/>
      <w:outlineLvl w:val="2"/>
    </w:pPr>
    <w:rPr>
      <w:rFonts w:ascii="Segoe UI" w:eastAsia="Times New Roman" w:hAnsi="Segoe UI" w:cs="Segoe UI"/>
      <w:color w:val="FF9900"/>
      <w:sz w:val="29"/>
      <w:szCs w:val="29"/>
      <w:lang w:eastAsia="en-CA"/>
    </w:rPr>
  </w:style>
  <w:style w:type="paragraph" w:styleId="Heading4">
    <w:name w:val="heading 4"/>
    <w:basedOn w:val="Normal"/>
    <w:link w:val="Heading4Char"/>
    <w:uiPriority w:val="9"/>
    <w:qFormat/>
    <w:rsid w:val="00657118"/>
    <w:pPr>
      <w:spacing w:before="100" w:beforeAutospacing="1" w:after="100" w:afterAutospacing="1" w:line="240" w:lineRule="auto"/>
      <w:outlineLvl w:val="3"/>
    </w:pPr>
    <w:rPr>
      <w:rFonts w:ascii="Segoe UI" w:eastAsia="Times New Roman" w:hAnsi="Segoe UI" w:cs="Segoe UI"/>
      <w:b/>
      <w:bCs/>
      <w:color w:val="111111"/>
      <w:sz w:val="24"/>
      <w:szCs w:val="24"/>
      <w:lang w:eastAsia="en-CA"/>
    </w:rPr>
  </w:style>
  <w:style w:type="paragraph" w:styleId="Heading5">
    <w:name w:val="heading 5"/>
    <w:basedOn w:val="Normal"/>
    <w:link w:val="Heading5Char"/>
    <w:uiPriority w:val="9"/>
    <w:qFormat/>
    <w:rsid w:val="00657118"/>
    <w:pPr>
      <w:spacing w:before="100" w:beforeAutospacing="1" w:after="30" w:line="240" w:lineRule="auto"/>
      <w:outlineLvl w:val="4"/>
    </w:pPr>
    <w:rPr>
      <w:rFonts w:ascii="Segoe UI" w:eastAsia="Times New Roman" w:hAnsi="Segoe UI" w:cs="Segoe UI"/>
      <w:b/>
      <w:bCs/>
      <w:color w:val="808080"/>
      <w:sz w:val="21"/>
      <w:szCs w:val="21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57118"/>
    <w:rPr>
      <w:rFonts w:ascii="Segoe UI" w:eastAsia="Times New Roman" w:hAnsi="Segoe UI" w:cs="Segoe UI"/>
      <w:color w:val="FF9900"/>
      <w:sz w:val="29"/>
      <w:szCs w:val="29"/>
      <w:lang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657118"/>
    <w:rPr>
      <w:rFonts w:ascii="Segoe UI" w:eastAsia="Times New Roman" w:hAnsi="Segoe UI" w:cs="Segoe UI"/>
      <w:b/>
      <w:bCs/>
      <w:color w:val="111111"/>
      <w:sz w:val="24"/>
      <w:szCs w:val="24"/>
      <w:lang w:eastAsia="en-CA"/>
    </w:rPr>
  </w:style>
  <w:style w:type="character" w:customStyle="1" w:styleId="Heading5Char">
    <w:name w:val="Heading 5 Char"/>
    <w:basedOn w:val="DefaultParagraphFont"/>
    <w:link w:val="Heading5"/>
    <w:uiPriority w:val="9"/>
    <w:rsid w:val="00657118"/>
    <w:rPr>
      <w:rFonts w:ascii="Segoe UI" w:eastAsia="Times New Roman" w:hAnsi="Segoe UI" w:cs="Segoe UI"/>
      <w:b/>
      <w:bCs/>
      <w:color w:val="808080"/>
      <w:sz w:val="21"/>
      <w:szCs w:val="21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657118"/>
    <w:rPr>
      <w:rFonts w:ascii="Consolas" w:eastAsia="Times New Roman" w:hAnsi="Consolas" w:cs="Courier New" w:hint="default"/>
      <w:color w:val="990000"/>
      <w:sz w:val="22"/>
      <w:szCs w:val="22"/>
    </w:rPr>
  </w:style>
  <w:style w:type="character" w:styleId="Strong">
    <w:name w:val="Strong"/>
    <w:basedOn w:val="DefaultParagraphFont"/>
    <w:uiPriority w:val="22"/>
    <w:qFormat/>
    <w:rsid w:val="00657118"/>
    <w:rPr>
      <w:b/>
      <w:bCs/>
    </w:rPr>
  </w:style>
  <w:style w:type="paragraph" w:styleId="NormalWeb">
    <w:name w:val="Normal (Web)"/>
    <w:basedOn w:val="Normal"/>
    <w:uiPriority w:val="99"/>
    <w:unhideWhenUsed/>
    <w:rsid w:val="00657118"/>
    <w:pPr>
      <w:spacing w:before="100" w:beforeAutospacing="1" w:after="100" w:afterAutospacing="1" w:line="240" w:lineRule="auto"/>
    </w:pPr>
    <w:rPr>
      <w:rFonts w:ascii="Segoe UI" w:eastAsia="Times New Roman" w:hAnsi="Segoe UI" w:cs="Segoe UI"/>
      <w:color w:val="111111"/>
      <w:sz w:val="21"/>
      <w:szCs w:val="21"/>
      <w:lang w:eastAsia="en-CA"/>
    </w:rPr>
  </w:style>
  <w:style w:type="character" w:styleId="Emphasis">
    <w:name w:val="Emphasis"/>
    <w:basedOn w:val="DefaultParagraphFont"/>
    <w:uiPriority w:val="20"/>
    <w:qFormat/>
    <w:rsid w:val="0065711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21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77D1"/>
    <w:pPr>
      <w:ind w:left="720"/>
      <w:contextualSpacing/>
    </w:pPr>
  </w:style>
  <w:style w:type="paragraph" w:customStyle="1" w:styleId="lf-text-block">
    <w:name w:val="lf-text-block"/>
    <w:basedOn w:val="Normal"/>
    <w:rsid w:val="005802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Hyperlink">
    <w:name w:val="Hyperlink"/>
    <w:basedOn w:val="DefaultParagraphFont"/>
    <w:uiPriority w:val="99"/>
    <w:unhideWhenUsed/>
    <w:rsid w:val="00580228"/>
    <w:rPr>
      <w:color w:val="0000FF"/>
      <w:u w:val="single"/>
    </w:rPr>
  </w:style>
  <w:style w:type="character" w:customStyle="1" w:styleId="lf-has-num">
    <w:name w:val="lf-has-num"/>
    <w:basedOn w:val="DefaultParagraphFont"/>
    <w:rsid w:val="00580228"/>
  </w:style>
  <w:style w:type="character" w:styleId="UnresolvedMention">
    <w:name w:val="Unresolved Mention"/>
    <w:basedOn w:val="DefaultParagraphFont"/>
    <w:uiPriority w:val="99"/>
    <w:semiHidden/>
    <w:unhideWhenUsed/>
    <w:rsid w:val="0001473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1473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1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0C05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C05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C05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05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054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05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544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Normal"/>
    <w:next w:val="Normal"/>
    <w:link w:val="CodeChar"/>
    <w:qFormat/>
    <w:rsid w:val="007B3617"/>
    <w:pPr>
      <w:shd w:val="pct10" w:color="auto" w:fill="FFFFFF"/>
      <w:spacing w:before="120" w:after="120" w:line="240" w:lineRule="auto"/>
      <w:ind w:left="360"/>
      <w:pPrChange w:id="0" w:author="Jeff Brand" w:date="2018-02-20T11:14:00Z">
        <w:pPr>
          <w:shd w:val="clear" w:color="auto" w:fill="FFFFFF"/>
          <w:spacing w:before="100" w:beforeAutospacing="1" w:after="100" w:afterAutospacing="1"/>
          <w:ind w:left="360"/>
        </w:pPr>
      </w:pPrChange>
    </w:pPr>
    <w:rPr>
      <w:rFonts w:ascii="Segoe UI" w:eastAsia="Times New Roman" w:hAnsi="Segoe UI" w:cs="Segoe UI"/>
      <w:color w:val="111111"/>
      <w:sz w:val="21"/>
      <w:szCs w:val="21"/>
      <w:lang w:eastAsia="en-CA"/>
      <w:rPrChange w:id="0" w:author="Jeff Brand" w:date="2018-02-20T11:14:00Z">
        <w:rPr>
          <w:rFonts w:ascii="Segoe UI" w:hAnsi="Segoe UI" w:cs="Segoe UI"/>
          <w:color w:val="111111"/>
          <w:sz w:val="21"/>
          <w:szCs w:val="21"/>
          <w:lang w:val="en-CA" w:eastAsia="en-CA" w:bidi="ar-SA"/>
        </w:rPr>
      </w:rPrChange>
    </w:rPr>
  </w:style>
  <w:style w:type="character" w:customStyle="1" w:styleId="CodeChar">
    <w:name w:val="Code Char"/>
    <w:basedOn w:val="DefaultParagraphFont"/>
    <w:link w:val="Code"/>
    <w:rsid w:val="007B3617"/>
    <w:rPr>
      <w:rFonts w:ascii="Segoe UI" w:eastAsia="Times New Roman" w:hAnsi="Segoe UI" w:cs="Segoe UI"/>
      <w:color w:val="111111"/>
      <w:sz w:val="21"/>
      <w:szCs w:val="21"/>
      <w:shd w:val="pct10" w:color="auto" w:fill="FFFFFF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446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8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7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91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80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microsoft.com/office/2011/relationships/commentsExtended" Target="commentsExtended.xml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7.png"/><Relationship Id="rId63" Type="http://schemas.openxmlformats.org/officeDocument/2006/relationships/image" Target="media/image44.png"/><Relationship Id="rId68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hyperlink" Target="https://github.com/jonsamwell/angular-simple-shopping-ca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hyperlink" Target="https://youtu.be/HnDNdm1WCIo?t=2m55s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jpeg"/><Relationship Id="rId53" Type="http://schemas.openxmlformats.org/officeDocument/2006/relationships/hyperlink" Target="https://azure.microsoft.com/en-us/free/" TargetMode="External"/><Relationship Id="rId58" Type="http://schemas.openxmlformats.org/officeDocument/2006/relationships/image" Target="media/image39.png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hyperlink" Target="https://www.visualstudio.com/en-us/get-started/setup/set-up-billing-for-your-account-vs" TargetMode="External"/><Relationship Id="rId61" Type="http://schemas.openxmlformats.org/officeDocument/2006/relationships/image" Target="media/image42.png"/><Relationship Id="rId10" Type="http://schemas.openxmlformats.org/officeDocument/2006/relationships/hyperlink" Target="http://visualstudio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1.png"/><Relationship Id="rId65" Type="http://schemas.openxmlformats.org/officeDocument/2006/relationships/hyperlink" Target="https://blogs.msdn.microsoft.com/wael-kdouh/2018/01/02/deploying-your-dockerized-angular-application-to-azure-using-vs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visualstudio.com" TargetMode="External"/><Relationship Id="rId22" Type="http://schemas.microsoft.com/office/2016/09/relationships/commentsIds" Target="commentsIds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5.png"/><Relationship Id="rId69" Type="http://schemas.openxmlformats.org/officeDocument/2006/relationships/theme" Target="theme/theme1.xml"/><Relationship Id="rId8" Type="http://schemas.openxmlformats.org/officeDocument/2006/relationships/hyperlink" Target="https://git-scm.com/download/win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s://docs.docker.com/install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67" Type="http://schemas.openxmlformats.org/officeDocument/2006/relationships/fontTable" Target="fontTable.xml"/><Relationship Id="rId20" Type="http://schemas.openxmlformats.org/officeDocument/2006/relationships/comments" Target="comments.xml"/><Relationship Id="rId41" Type="http://schemas.openxmlformats.org/officeDocument/2006/relationships/image" Target="media/image25.png"/><Relationship Id="rId54" Type="http://schemas.openxmlformats.org/officeDocument/2006/relationships/hyperlink" Target="http://portal.azure.com/" TargetMode="External"/><Relationship Id="rId6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1A2CB-E7D0-43F4-9EB0-67020D536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</Pages>
  <Words>1420</Words>
  <Characters>8098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Franco</dc:creator>
  <cp:keywords/>
  <dc:description/>
  <cp:lastModifiedBy>Jeff Brand</cp:lastModifiedBy>
  <cp:revision>21</cp:revision>
  <cp:lastPrinted>2018-02-20T19:01:00Z</cp:lastPrinted>
  <dcterms:created xsi:type="dcterms:W3CDTF">2018-02-13T03:57:00Z</dcterms:created>
  <dcterms:modified xsi:type="dcterms:W3CDTF">2018-02-20T19:01:00Z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marfra@microsoft.com</vt:lpwstr>
  </property>
  <property fmtid="{D5CDD505-2E9C-101B-9397-08002B2CF9AE}" pid="5" name="MSIP_Label_f42aa342-8706-4288-bd11-ebb85995028c_SetDate">
    <vt:lpwstr>2018-02-06T09:44:36.2180881Z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